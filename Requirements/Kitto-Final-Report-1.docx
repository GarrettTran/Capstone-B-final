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5FF30" w14:textId="19362883" w:rsidR="00B17984" w:rsidRPr="00526033" w:rsidRDefault="003A1D65" w:rsidP="00C307C7">
      <w:pPr>
        <w:spacing w:before="120" w:after="120"/>
        <w:jc w:val="center"/>
        <w:rPr>
          <w:rFonts w:cs="Times New Roman"/>
          <w:b/>
          <w:bCs/>
        </w:rPr>
      </w:pPr>
      <w:r w:rsidRPr="00526033">
        <w:rPr>
          <w:b/>
          <w:noProof/>
          <w:sz w:val="24"/>
          <w:szCs w:val="24"/>
        </w:rPr>
        <w:drawing>
          <wp:anchor distT="0" distB="0" distL="114300" distR="114300" simplePos="0" relativeHeight="251658246" behindDoc="1" locked="0" layoutInCell="1" allowOverlap="1" wp14:anchorId="479C7EBD" wp14:editId="3FC7FD7A">
            <wp:simplePos x="0" y="0"/>
            <wp:positionH relativeFrom="margin">
              <wp:align>left</wp:align>
            </wp:positionH>
            <wp:positionV relativeFrom="margin">
              <wp:posOffset>-288925</wp:posOffset>
            </wp:positionV>
            <wp:extent cx="984250" cy="348461"/>
            <wp:effectExtent l="0" t="0" r="6350" b="0"/>
            <wp:wrapNone/>
            <wp:docPr id="5" name="Picture 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ckground pattern&#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993742" cy="351822"/>
                    </a:xfrm>
                    <a:prstGeom prst="rect">
                      <a:avLst/>
                    </a:prstGeom>
                  </pic:spPr>
                </pic:pic>
              </a:graphicData>
            </a:graphic>
            <wp14:sizeRelH relativeFrom="margin">
              <wp14:pctWidth>0</wp14:pctWidth>
            </wp14:sizeRelH>
            <wp14:sizeRelV relativeFrom="margin">
              <wp14:pctHeight>0</wp14:pctHeight>
            </wp14:sizeRelV>
          </wp:anchor>
        </w:drawing>
      </w:r>
      <w:r w:rsidRPr="00526033">
        <w:rPr>
          <w:rFonts w:cs="Times New Roman"/>
          <w:b/>
          <w:bCs/>
        </w:rPr>
        <w:t>Bachelor of Engineering (Software Engineering) – BH120</w:t>
      </w:r>
    </w:p>
    <w:p w14:paraId="6821930F" w14:textId="77777777" w:rsidR="00B17984" w:rsidRPr="00526033" w:rsidRDefault="003A1D65" w:rsidP="00C307C7">
      <w:pPr>
        <w:spacing w:before="120" w:after="120"/>
        <w:jc w:val="center"/>
        <w:rPr>
          <w:rFonts w:cs="Times New Roman"/>
          <w:b/>
          <w:bCs/>
        </w:rPr>
      </w:pPr>
      <w:r w:rsidRPr="00526033">
        <w:rPr>
          <w:rFonts w:cs="Times New Roman"/>
          <w:b/>
          <w:bCs/>
        </w:rPr>
        <w:t>OENG1183 Engineering &amp; IT Capstone Project</w:t>
      </w:r>
    </w:p>
    <w:p w14:paraId="672A6659" w14:textId="77777777" w:rsidR="00B17984" w:rsidRPr="00526033" w:rsidRDefault="00B17984">
      <w:pPr>
        <w:spacing w:before="120" w:after="120"/>
        <w:rPr>
          <w:rFonts w:cs="Times New Roman"/>
        </w:rPr>
      </w:pPr>
    </w:p>
    <w:p w14:paraId="0A37501D" w14:textId="77777777" w:rsidR="00B17984" w:rsidRPr="00526033" w:rsidRDefault="00B17984">
      <w:pPr>
        <w:spacing w:before="120" w:after="120"/>
        <w:rPr>
          <w:rFonts w:cs="Times New Roman"/>
        </w:rPr>
      </w:pPr>
    </w:p>
    <w:p w14:paraId="5DAB6C7B" w14:textId="77777777" w:rsidR="00B17984" w:rsidRPr="00526033" w:rsidRDefault="00B17984">
      <w:pPr>
        <w:spacing w:before="120" w:after="120"/>
        <w:rPr>
          <w:rFonts w:cs="Times New Roman"/>
        </w:rPr>
      </w:pPr>
    </w:p>
    <w:p w14:paraId="02EB378F" w14:textId="77777777" w:rsidR="00B17984" w:rsidRPr="00526033" w:rsidRDefault="00B17984">
      <w:pPr>
        <w:spacing w:before="120" w:after="120"/>
        <w:rPr>
          <w:rFonts w:cs="Times New Roman"/>
        </w:rPr>
      </w:pPr>
    </w:p>
    <w:p w14:paraId="6A05A809" w14:textId="77777777" w:rsidR="00B17984" w:rsidRPr="00526033" w:rsidRDefault="00B17984">
      <w:pPr>
        <w:spacing w:before="120" w:after="120"/>
        <w:rPr>
          <w:rFonts w:cs="Times New Roman"/>
        </w:rPr>
      </w:pPr>
    </w:p>
    <w:p w14:paraId="5A39BBE3" w14:textId="77777777" w:rsidR="00B17984" w:rsidRPr="00526033" w:rsidRDefault="00B17984">
      <w:pPr>
        <w:spacing w:before="120" w:after="120"/>
        <w:rPr>
          <w:rFonts w:cs="Times New Roman"/>
        </w:rPr>
      </w:pPr>
    </w:p>
    <w:p w14:paraId="5EDEC80D" w14:textId="77777777" w:rsidR="00B17984" w:rsidRPr="00526033" w:rsidRDefault="003A1D65">
      <w:pPr>
        <w:spacing w:before="120" w:after="120"/>
        <w:jc w:val="center"/>
        <w:rPr>
          <w:rFonts w:cs="Times New Roman"/>
          <w:b/>
          <w:sz w:val="56"/>
          <w:szCs w:val="56"/>
        </w:rPr>
      </w:pPr>
      <w:r w:rsidRPr="00526033">
        <w:rPr>
          <w:rFonts w:cs="Times New Roman"/>
          <w:b/>
          <w:sz w:val="56"/>
          <w:szCs w:val="56"/>
        </w:rPr>
        <w:t>Capstone Final Report</w:t>
      </w:r>
    </w:p>
    <w:p w14:paraId="50EC4976" w14:textId="77777777" w:rsidR="00B17984" w:rsidRPr="00526033" w:rsidRDefault="003A1D65">
      <w:pPr>
        <w:spacing w:before="120" w:after="120"/>
        <w:jc w:val="center"/>
        <w:rPr>
          <w:rFonts w:cs="Times New Roman"/>
          <w:b/>
        </w:rPr>
      </w:pPr>
      <w:r w:rsidRPr="00526033">
        <w:rPr>
          <w:rFonts w:cs="Times New Roman"/>
          <w:b/>
          <w:i/>
          <w:sz w:val="32"/>
          <w:szCs w:val="32"/>
        </w:rPr>
        <w:t>FinVision: A Solution for Automated Financial Data Processing and Investment Recommendations</w:t>
      </w:r>
    </w:p>
    <w:p w14:paraId="41C8F396" w14:textId="77777777" w:rsidR="00B17984" w:rsidRPr="00526033" w:rsidRDefault="00B17984">
      <w:pPr>
        <w:spacing w:before="120" w:after="120"/>
        <w:rPr>
          <w:rFonts w:cs="Times New Roman"/>
        </w:rPr>
      </w:pPr>
    </w:p>
    <w:p w14:paraId="72A3D3EC" w14:textId="77777777" w:rsidR="00B17984" w:rsidRPr="00526033" w:rsidRDefault="00B17984">
      <w:pPr>
        <w:spacing w:before="120" w:after="120"/>
        <w:rPr>
          <w:rFonts w:cs="Times New Roman"/>
        </w:rPr>
      </w:pPr>
    </w:p>
    <w:p w14:paraId="0D0B940D" w14:textId="77777777" w:rsidR="00B17984" w:rsidRPr="00526033" w:rsidRDefault="00B17984">
      <w:pPr>
        <w:spacing w:before="120" w:after="120"/>
        <w:rPr>
          <w:rFonts w:cs="Times New Roman"/>
        </w:rPr>
      </w:pPr>
    </w:p>
    <w:p w14:paraId="0E27B00A" w14:textId="77777777" w:rsidR="00B17984" w:rsidRPr="00526033" w:rsidRDefault="00B17984">
      <w:pPr>
        <w:spacing w:before="120" w:after="120"/>
        <w:rPr>
          <w:rFonts w:cs="Times New Roman"/>
        </w:rPr>
      </w:pPr>
    </w:p>
    <w:p w14:paraId="60061E4C" w14:textId="77777777" w:rsidR="00B17984" w:rsidRPr="00526033" w:rsidRDefault="00B17984">
      <w:pPr>
        <w:spacing w:before="120" w:after="120"/>
        <w:rPr>
          <w:rFonts w:cs="Times New Roman"/>
        </w:rPr>
      </w:pPr>
    </w:p>
    <w:p w14:paraId="44EAFD9C" w14:textId="77777777" w:rsidR="00B17984" w:rsidRPr="00526033" w:rsidRDefault="00B17984">
      <w:pPr>
        <w:spacing w:before="120" w:after="120"/>
        <w:rPr>
          <w:rFonts w:cs="Times New Roman"/>
        </w:rPr>
      </w:pPr>
    </w:p>
    <w:p w14:paraId="4B94D5A5" w14:textId="77777777" w:rsidR="00B17984" w:rsidRPr="00526033" w:rsidRDefault="00B17984">
      <w:pPr>
        <w:spacing w:before="120" w:after="120"/>
        <w:rPr>
          <w:rFonts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3"/>
        <w:gridCol w:w="3336"/>
      </w:tblGrid>
      <w:tr w:rsidR="00B17984" w:rsidRPr="00526033" w14:paraId="1BB31C43" w14:textId="77777777">
        <w:trPr>
          <w:jc w:val="center"/>
        </w:trPr>
        <w:tc>
          <w:tcPr>
            <w:tcW w:w="0" w:type="auto"/>
          </w:tcPr>
          <w:p w14:paraId="32EA27CB" w14:textId="77777777" w:rsidR="00B17984" w:rsidRPr="00526033" w:rsidRDefault="003A1D65">
            <w:pPr>
              <w:spacing w:before="120" w:after="120"/>
              <w:rPr>
                <w:rFonts w:cs="Times New Roman"/>
                <w:b/>
                <w:bCs/>
                <w:sz w:val="24"/>
                <w:szCs w:val="24"/>
                <w:u w:val="single"/>
              </w:rPr>
            </w:pPr>
            <w:r w:rsidRPr="00526033">
              <w:rPr>
                <w:rFonts w:cs="Times New Roman"/>
                <w:b/>
                <w:bCs/>
                <w:sz w:val="24"/>
                <w:szCs w:val="24"/>
                <w:u w:val="single"/>
              </w:rPr>
              <w:t>Student team</w:t>
            </w:r>
          </w:p>
        </w:tc>
        <w:tc>
          <w:tcPr>
            <w:tcW w:w="0" w:type="auto"/>
          </w:tcPr>
          <w:p w14:paraId="5553CE36" w14:textId="77777777" w:rsidR="00B17984" w:rsidRPr="00526033" w:rsidRDefault="003A1D65">
            <w:pPr>
              <w:spacing w:before="120" w:after="120"/>
              <w:rPr>
                <w:rFonts w:cs="Times New Roman"/>
                <w:sz w:val="24"/>
                <w:szCs w:val="28"/>
              </w:rPr>
            </w:pPr>
            <w:r w:rsidRPr="00526033">
              <w:rPr>
                <w:rFonts w:cs="Times New Roman"/>
                <w:sz w:val="24"/>
                <w:szCs w:val="28"/>
              </w:rPr>
              <w:t>Kitto</w:t>
            </w:r>
          </w:p>
        </w:tc>
      </w:tr>
      <w:tr w:rsidR="00B17984" w:rsidRPr="00526033" w14:paraId="7AB182AD" w14:textId="77777777">
        <w:trPr>
          <w:jc w:val="center"/>
        </w:trPr>
        <w:tc>
          <w:tcPr>
            <w:tcW w:w="0" w:type="auto"/>
          </w:tcPr>
          <w:p w14:paraId="5148F5EF" w14:textId="77777777" w:rsidR="00B17984" w:rsidRPr="00526033" w:rsidRDefault="003A1D65">
            <w:pPr>
              <w:spacing w:before="240" w:after="120"/>
              <w:rPr>
                <w:rFonts w:cs="Times New Roman"/>
                <w:b/>
                <w:bCs/>
                <w:sz w:val="24"/>
                <w:szCs w:val="24"/>
                <w:u w:val="single"/>
              </w:rPr>
            </w:pPr>
            <w:r w:rsidRPr="00526033">
              <w:rPr>
                <w:rFonts w:cs="Times New Roman"/>
                <w:b/>
                <w:bCs/>
                <w:sz w:val="24"/>
                <w:szCs w:val="24"/>
                <w:u w:val="single"/>
              </w:rPr>
              <w:t>Student name &amp; ID</w:t>
            </w:r>
          </w:p>
        </w:tc>
        <w:tc>
          <w:tcPr>
            <w:tcW w:w="0" w:type="auto"/>
          </w:tcPr>
          <w:p w14:paraId="7644A52C" w14:textId="77777777" w:rsidR="00B17984" w:rsidRPr="00526033" w:rsidRDefault="003A1D65">
            <w:pPr>
              <w:spacing w:before="240" w:after="120"/>
              <w:rPr>
                <w:rFonts w:cs="Times New Roman"/>
                <w:sz w:val="24"/>
                <w:szCs w:val="28"/>
              </w:rPr>
            </w:pPr>
            <w:r w:rsidRPr="00526033">
              <w:rPr>
                <w:rFonts w:cs="Times New Roman"/>
                <w:sz w:val="24"/>
                <w:szCs w:val="28"/>
              </w:rPr>
              <w:t>Nguyen Dinh Viet – s3927291</w:t>
            </w:r>
          </w:p>
          <w:p w14:paraId="00DF83BD" w14:textId="77777777" w:rsidR="00B17984" w:rsidRPr="00526033" w:rsidRDefault="003A1D65">
            <w:pPr>
              <w:spacing w:before="120" w:after="120"/>
              <w:rPr>
                <w:rFonts w:cs="Times New Roman"/>
                <w:sz w:val="24"/>
                <w:szCs w:val="28"/>
              </w:rPr>
            </w:pPr>
            <w:r w:rsidRPr="00526033">
              <w:rPr>
                <w:rFonts w:cs="Times New Roman"/>
                <w:sz w:val="24"/>
                <w:szCs w:val="28"/>
              </w:rPr>
              <w:t>Doan Huu Quoc – s3927776</w:t>
            </w:r>
          </w:p>
          <w:p w14:paraId="665EFD2D" w14:textId="77777777" w:rsidR="00B17984" w:rsidRPr="00526033" w:rsidRDefault="003A1D65">
            <w:pPr>
              <w:spacing w:before="120" w:after="120"/>
              <w:rPr>
                <w:rFonts w:cs="Times New Roman"/>
                <w:sz w:val="24"/>
                <w:szCs w:val="28"/>
              </w:rPr>
            </w:pPr>
            <w:r w:rsidRPr="00526033">
              <w:rPr>
                <w:rFonts w:cs="Times New Roman"/>
                <w:sz w:val="24"/>
                <w:szCs w:val="28"/>
              </w:rPr>
              <w:t>Vo Hoang Phuc – s3926761</w:t>
            </w:r>
          </w:p>
          <w:p w14:paraId="7DF70C37" w14:textId="77777777" w:rsidR="00B17984" w:rsidRPr="00526033" w:rsidRDefault="003A1D65">
            <w:pPr>
              <w:spacing w:before="120" w:after="120"/>
              <w:rPr>
                <w:rFonts w:cs="Times New Roman"/>
                <w:sz w:val="24"/>
                <w:szCs w:val="28"/>
              </w:rPr>
            </w:pPr>
            <w:r w:rsidRPr="00526033">
              <w:rPr>
                <w:rFonts w:cs="Times New Roman"/>
                <w:sz w:val="24"/>
                <w:szCs w:val="28"/>
              </w:rPr>
              <w:t>Phan Trong Nguyen – s3927189</w:t>
            </w:r>
          </w:p>
        </w:tc>
      </w:tr>
      <w:tr w:rsidR="00B17984" w:rsidRPr="00526033" w14:paraId="0664B558" w14:textId="77777777">
        <w:trPr>
          <w:jc w:val="center"/>
        </w:trPr>
        <w:tc>
          <w:tcPr>
            <w:tcW w:w="0" w:type="auto"/>
          </w:tcPr>
          <w:p w14:paraId="2D992D02" w14:textId="77777777" w:rsidR="00B17984" w:rsidRPr="00526033" w:rsidRDefault="003A1D65">
            <w:pPr>
              <w:spacing w:before="240" w:after="120"/>
              <w:rPr>
                <w:rFonts w:cs="Times New Roman"/>
                <w:b/>
                <w:bCs/>
                <w:sz w:val="24"/>
                <w:szCs w:val="24"/>
                <w:u w:val="single"/>
              </w:rPr>
            </w:pPr>
            <w:r w:rsidRPr="00526033">
              <w:rPr>
                <w:rFonts w:cs="Times New Roman"/>
                <w:b/>
                <w:bCs/>
                <w:sz w:val="24"/>
                <w:szCs w:val="24"/>
                <w:u w:val="single"/>
              </w:rPr>
              <w:t>Academic supervisors</w:t>
            </w:r>
          </w:p>
        </w:tc>
        <w:tc>
          <w:tcPr>
            <w:tcW w:w="0" w:type="auto"/>
          </w:tcPr>
          <w:p w14:paraId="7B5BBCC2" w14:textId="77777777" w:rsidR="00B17984" w:rsidRPr="00526033" w:rsidRDefault="003A1D65">
            <w:pPr>
              <w:spacing w:before="240" w:after="120"/>
              <w:rPr>
                <w:rFonts w:cs="Times New Roman"/>
                <w:sz w:val="24"/>
                <w:szCs w:val="28"/>
              </w:rPr>
            </w:pPr>
            <w:r w:rsidRPr="00526033">
              <w:rPr>
                <w:rFonts w:cs="Times New Roman"/>
                <w:sz w:val="24"/>
                <w:szCs w:val="28"/>
              </w:rPr>
              <w:t>Dr. Tran Duc Linh</w:t>
            </w:r>
          </w:p>
          <w:p w14:paraId="100FD93D" w14:textId="77777777" w:rsidR="00B17984" w:rsidRPr="00526033" w:rsidRDefault="003A1D65">
            <w:pPr>
              <w:spacing w:before="120" w:after="120"/>
              <w:rPr>
                <w:rFonts w:cs="Times New Roman"/>
                <w:sz w:val="24"/>
                <w:szCs w:val="28"/>
              </w:rPr>
            </w:pPr>
            <w:r w:rsidRPr="00526033">
              <w:rPr>
                <w:rFonts w:cs="Times New Roman"/>
                <w:sz w:val="24"/>
                <w:szCs w:val="28"/>
              </w:rPr>
              <w:t>Dr. Pham Chi Thanh</w:t>
            </w:r>
          </w:p>
          <w:p w14:paraId="1BCC4268" w14:textId="77777777" w:rsidR="00B17984" w:rsidRPr="00526033" w:rsidRDefault="003A1D65">
            <w:pPr>
              <w:spacing w:before="120" w:after="120"/>
              <w:rPr>
                <w:rFonts w:cs="Times New Roman"/>
                <w:sz w:val="24"/>
                <w:szCs w:val="28"/>
              </w:rPr>
            </w:pPr>
            <w:r w:rsidRPr="00526033">
              <w:rPr>
                <w:rFonts w:cs="Times New Roman"/>
                <w:sz w:val="24"/>
                <w:szCs w:val="28"/>
              </w:rPr>
              <w:t>Dr. Tran Nhat Quang</w:t>
            </w:r>
          </w:p>
        </w:tc>
      </w:tr>
      <w:tr w:rsidR="00B17984" w:rsidRPr="00526033" w14:paraId="7F780280" w14:textId="77777777">
        <w:trPr>
          <w:jc w:val="center"/>
        </w:trPr>
        <w:tc>
          <w:tcPr>
            <w:tcW w:w="0" w:type="auto"/>
          </w:tcPr>
          <w:p w14:paraId="0594955B" w14:textId="77777777" w:rsidR="00B17984" w:rsidRPr="00526033" w:rsidRDefault="003A1D65">
            <w:pPr>
              <w:spacing w:before="240" w:after="120"/>
              <w:rPr>
                <w:rFonts w:cs="Times New Roman"/>
                <w:b/>
                <w:bCs/>
                <w:sz w:val="24"/>
                <w:szCs w:val="24"/>
                <w:u w:val="single"/>
              </w:rPr>
            </w:pPr>
            <w:r w:rsidRPr="00526033">
              <w:rPr>
                <w:rFonts w:cs="Times New Roman"/>
                <w:b/>
                <w:bCs/>
                <w:sz w:val="24"/>
                <w:szCs w:val="24"/>
                <w:u w:val="single"/>
              </w:rPr>
              <w:t>Company</w:t>
            </w:r>
          </w:p>
        </w:tc>
        <w:tc>
          <w:tcPr>
            <w:tcW w:w="0" w:type="auto"/>
          </w:tcPr>
          <w:p w14:paraId="7A86266F" w14:textId="77777777" w:rsidR="00B17984" w:rsidRPr="00526033" w:rsidRDefault="003A1D65">
            <w:pPr>
              <w:spacing w:before="240" w:after="120"/>
              <w:rPr>
                <w:rFonts w:cs="Times New Roman"/>
                <w:sz w:val="24"/>
                <w:szCs w:val="28"/>
              </w:rPr>
            </w:pPr>
            <w:r w:rsidRPr="00526033">
              <w:rPr>
                <w:rFonts w:cs="Times New Roman"/>
                <w:sz w:val="24"/>
                <w:szCs w:val="24"/>
              </w:rPr>
              <w:t>RMIT SSET</w:t>
            </w:r>
          </w:p>
        </w:tc>
      </w:tr>
    </w:tbl>
    <w:p w14:paraId="3DEEC669" w14:textId="77777777" w:rsidR="00B17984" w:rsidRPr="00526033" w:rsidRDefault="00B17984">
      <w:pPr>
        <w:spacing w:before="120" w:after="120"/>
        <w:rPr>
          <w:rFonts w:cs="Times New Roman"/>
          <w:sz w:val="24"/>
          <w:szCs w:val="24"/>
        </w:rPr>
      </w:pPr>
    </w:p>
    <w:p w14:paraId="3656B9AB" w14:textId="77777777" w:rsidR="00B17984" w:rsidRPr="00526033" w:rsidRDefault="00B17984">
      <w:pPr>
        <w:spacing w:before="120" w:after="120"/>
        <w:rPr>
          <w:rFonts w:cs="Times New Roman"/>
        </w:rPr>
      </w:pPr>
    </w:p>
    <w:p w14:paraId="45FB0818" w14:textId="77777777" w:rsidR="00B17984" w:rsidRPr="00526033" w:rsidRDefault="00B17984">
      <w:pPr>
        <w:spacing w:before="120" w:after="120"/>
        <w:rPr>
          <w:rFonts w:cs="Times New Roman"/>
        </w:rPr>
      </w:pPr>
    </w:p>
    <w:p w14:paraId="049F31CB" w14:textId="77777777" w:rsidR="00B17984" w:rsidRPr="00526033" w:rsidRDefault="00B17984">
      <w:pPr>
        <w:spacing w:before="120" w:after="120"/>
        <w:rPr>
          <w:rFonts w:cs="Times New Roman"/>
        </w:rPr>
      </w:pPr>
    </w:p>
    <w:p w14:paraId="53128261" w14:textId="77777777" w:rsidR="00B17984" w:rsidRPr="00526033" w:rsidRDefault="00B17984">
      <w:pPr>
        <w:spacing w:before="120" w:after="120"/>
        <w:rPr>
          <w:rFonts w:cs="Times New Roman"/>
        </w:rPr>
      </w:pPr>
    </w:p>
    <w:p w14:paraId="1299C43A" w14:textId="77777777" w:rsidR="00B17984" w:rsidRPr="00526033" w:rsidRDefault="00B17984">
      <w:pPr>
        <w:spacing w:before="120" w:after="120"/>
        <w:rPr>
          <w:rFonts w:cs="Times New Roman"/>
        </w:rPr>
      </w:pPr>
    </w:p>
    <w:sdt>
      <w:sdtPr>
        <w:rPr>
          <w:rFonts w:ascii="Times New Roman" w:eastAsiaTheme="minorEastAsia" w:hAnsi="Times New Roman" w:cs="Times New Roman"/>
          <w:b w:val="0"/>
          <w:bCs w:val="0"/>
          <w:color w:val="auto"/>
          <w:sz w:val="22"/>
          <w:szCs w:val="22"/>
          <w:lang w:val="en-AU" w:eastAsia="en-US"/>
        </w:rPr>
        <w:id w:val="-1"/>
        <w:docPartObj>
          <w:docPartGallery w:val="Table of Contents"/>
          <w:docPartUnique/>
        </w:docPartObj>
      </w:sdtPr>
      <w:sdtContent>
        <w:p w14:paraId="406425CA" w14:textId="77777777" w:rsidR="00B17984" w:rsidRPr="00526033" w:rsidRDefault="003A1D65">
          <w:pPr>
            <w:pStyle w:val="TOCHeading1"/>
            <w:numPr>
              <w:ilvl w:val="0"/>
              <w:numId w:val="0"/>
            </w:numPr>
            <w:spacing w:before="120" w:after="120"/>
            <w:ind w:left="432" w:hanging="432"/>
            <w:jc w:val="center"/>
            <w:rPr>
              <w:rFonts w:ascii="Times New Roman" w:hAnsi="Times New Roman" w:cs="Times New Roman"/>
              <w:sz w:val="32"/>
              <w:szCs w:val="32"/>
              <w:lang w:val="en-AU"/>
            </w:rPr>
          </w:pPr>
          <w:r w:rsidRPr="00526033">
            <w:rPr>
              <w:rFonts w:ascii="Times New Roman" w:hAnsi="Times New Roman" w:cs="Times New Roman"/>
              <w:sz w:val="32"/>
              <w:szCs w:val="32"/>
              <w:lang w:val="en-AU"/>
            </w:rPr>
            <w:t>Contents</w:t>
          </w:r>
        </w:p>
        <w:p w14:paraId="152D2644" w14:textId="39119257" w:rsidR="00DE59BC" w:rsidRDefault="003A1D65">
          <w:pPr>
            <w:pStyle w:val="TOC1"/>
            <w:tabs>
              <w:tab w:val="left" w:pos="440"/>
              <w:tab w:val="right" w:leader="dot" w:pos="10762"/>
            </w:tabs>
            <w:rPr>
              <w:rFonts w:asciiTheme="minorHAnsi" w:eastAsiaTheme="minorEastAsia" w:hAnsiTheme="minorHAnsi"/>
              <w:noProof/>
              <w:kern w:val="2"/>
              <w:sz w:val="24"/>
              <w:szCs w:val="24"/>
              <w:lang w:val="en-US"/>
              <w14:ligatures w14:val="standardContextual"/>
            </w:rPr>
          </w:pPr>
          <w:r w:rsidRPr="00526033">
            <w:rPr>
              <w:rFonts w:cs="Times New Roman"/>
            </w:rPr>
            <w:fldChar w:fldCharType="begin"/>
          </w:r>
          <w:r w:rsidRPr="00526033">
            <w:rPr>
              <w:rFonts w:cs="Times New Roman"/>
            </w:rPr>
            <w:instrText xml:space="preserve"> TOC \o "1-3" \h \z \u </w:instrText>
          </w:r>
          <w:r w:rsidRPr="00526033">
            <w:rPr>
              <w:rFonts w:cs="Times New Roman"/>
            </w:rPr>
            <w:fldChar w:fldCharType="separate"/>
          </w:r>
          <w:hyperlink w:anchor="_Toc209562150" w:history="1">
            <w:r w:rsidR="00DE59BC" w:rsidRPr="00522E40">
              <w:rPr>
                <w:rStyle w:val="Hyperlink"/>
                <w:noProof/>
              </w:rPr>
              <w:t>1</w:t>
            </w:r>
            <w:r w:rsidR="00DE59BC">
              <w:rPr>
                <w:rFonts w:asciiTheme="minorHAnsi" w:eastAsiaTheme="minorEastAsia" w:hAnsiTheme="minorHAnsi"/>
                <w:noProof/>
                <w:kern w:val="2"/>
                <w:sz w:val="24"/>
                <w:szCs w:val="24"/>
                <w:lang w:val="en-US"/>
                <w14:ligatures w14:val="standardContextual"/>
              </w:rPr>
              <w:tab/>
            </w:r>
            <w:r w:rsidR="00DE59BC" w:rsidRPr="00522E40">
              <w:rPr>
                <w:rStyle w:val="Hyperlink"/>
                <w:noProof/>
              </w:rPr>
              <w:t>Executive Summary</w:t>
            </w:r>
            <w:r w:rsidR="00DE59BC">
              <w:rPr>
                <w:noProof/>
                <w:webHidden/>
              </w:rPr>
              <w:tab/>
            </w:r>
            <w:r w:rsidR="00DE59BC">
              <w:rPr>
                <w:noProof/>
                <w:webHidden/>
              </w:rPr>
              <w:fldChar w:fldCharType="begin"/>
            </w:r>
            <w:r w:rsidR="00DE59BC">
              <w:rPr>
                <w:noProof/>
                <w:webHidden/>
              </w:rPr>
              <w:instrText xml:space="preserve"> PAGEREF _Toc209562150 \h </w:instrText>
            </w:r>
            <w:r w:rsidR="00DE59BC">
              <w:rPr>
                <w:noProof/>
                <w:webHidden/>
              </w:rPr>
            </w:r>
            <w:r w:rsidR="00DE59BC">
              <w:rPr>
                <w:noProof/>
                <w:webHidden/>
              </w:rPr>
              <w:fldChar w:fldCharType="separate"/>
            </w:r>
            <w:r w:rsidR="008A7358">
              <w:rPr>
                <w:noProof/>
                <w:webHidden/>
              </w:rPr>
              <w:t>4</w:t>
            </w:r>
            <w:r w:rsidR="00DE59BC">
              <w:rPr>
                <w:noProof/>
                <w:webHidden/>
              </w:rPr>
              <w:fldChar w:fldCharType="end"/>
            </w:r>
          </w:hyperlink>
        </w:p>
        <w:p w14:paraId="0021AA2A" w14:textId="48EF0879" w:rsidR="00DE59BC" w:rsidRDefault="00DE59BC">
          <w:pPr>
            <w:pStyle w:val="TOC1"/>
            <w:tabs>
              <w:tab w:val="left" w:pos="440"/>
              <w:tab w:val="right" w:leader="dot" w:pos="10762"/>
            </w:tabs>
            <w:rPr>
              <w:rFonts w:asciiTheme="minorHAnsi" w:eastAsiaTheme="minorEastAsia" w:hAnsiTheme="minorHAnsi"/>
              <w:noProof/>
              <w:kern w:val="2"/>
              <w:sz w:val="24"/>
              <w:szCs w:val="24"/>
              <w:lang w:val="en-US"/>
              <w14:ligatures w14:val="standardContextual"/>
            </w:rPr>
          </w:pPr>
          <w:hyperlink w:anchor="_Toc209562151" w:history="1">
            <w:r w:rsidRPr="00522E40">
              <w:rPr>
                <w:rStyle w:val="Hyperlink"/>
                <w:noProof/>
              </w:rPr>
              <w:t>2</w:t>
            </w:r>
            <w:r>
              <w:rPr>
                <w:rFonts w:asciiTheme="minorHAnsi" w:eastAsiaTheme="minorEastAsia" w:hAnsiTheme="minorHAnsi"/>
                <w:noProof/>
                <w:kern w:val="2"/>
                <w:sz w:val="24"/>
                <w:szCs w:val="24"/>
                <w:lang w:val="en-US"/>
                <w14:ligatures w14:val="standardContextual"/>
              </w:rPr>
              <w:tab/>
            </w:r>
            <w:r w:rsidRPr="00522E40">
              <w:rPr>
                <w:rStyle w:val="Hyperlink"/>
                <w:noProof/>
              </w:rPr>
              <w:t>Project background and Problem Statement</w:t>
            </w:r>
            <w:r>
              <w:rPr>
                <w:noProof/>
                <w:webHidden/>
              </w:rPr>
              <w:tab/>
            </w:r>
            <w:r>
              <w:rPr>
                <w:noProof/>
                <w:webHidden/>
              </w:rPr>
              <w:fldChar w:fldCharType="begin"/>
            </w:r>
            <w:r>
              <w:rPr>
                <w:noProof/>
                <w:webHidden/>
              </w:rPr>
              <w:instrText xml:space="preserve"> PAGEREF _Toc209562151 \h </w:instrText>
            </w:r>
            <w:r>
              <w:rPr>
                <w:noProof/>
                <w:webHidden/>
              </w:rPr>
            </w:r>
            <w:r>
              <w:rPr>
                <w:noProof/>
                <w:webHidden/>
              </w:rPr>
              <w:fldChar w:fldCharType="separate"/>
            </w:r>
            <w:r w:rsidR="008A7358">
              <w:rPr>
                <w:noProof/>
                <w:webHidden/>
              </w:rPr>
              <w:t>4</w:t>
            </w:r>
            <w:r>
              <w:rPr>
                <w:noProof/>
                <w:webHidden/>
              </w:rPr>
              <w:fldChar w:fldCharType="end"/>
            </w:r>
          </w:hyperlink>
        </w:p>
        <w:p w14:paraId="2689CE39" w14:textId="44DEE84A" w:rsidR="00DE59BC" w:rsidRDefault="00DE59BC">
          <w:pPr>
            <w:pStyle w:val="TOC1"/>
            <w:tabs>
              <w:tab w:val="left" w:pos="440"/>
              <w:tab w:val="right" w:leader="dot" w:pos="10762"/>
            </w:tabs>
            <w:rPr>
              <w:rFonts w:asciiTheme="minorHAnsi" w:eastAsiaTheme="minorEastAsia" w:hAnsiTheme="minorHAnsi"/>
              <w:noProof/>
              <w:kern w:val="2"/>
              <w:sz w:val="24"/>
              <w:szCs w:val="24"/>
              <w:lang w:val="en-US"/>
              <w14:ligatures w14:val="standardContextual"/>
            </w:rPr>
          </w:pPr>
          <w:hyperlink w:anchor="_Toc209562152" w:history="1">
            <w:r w:rsidRPr="00522E40">
              <w:rPr>
                <w:rStyle w:val="Hyperlink"/>
                <w:noProof/>
              </w:rPr>
              <w:t>3</w:t>
            </w:r>
            <w:r>
              <w:rPr>
                <w:rFonts w:asciiTheme="minorHAnsi" w:eastAsiaTheme="minorEastAsia" w:hAnsiTheme="minorHAnsi"/>
                <w:noProof/>
                <w:kern w:val="2"/>
                <w:sz w:val="24"/>
                <w:szCs w:val="24"/>
                <w:lang w:val="en-US"/>
                <w14:ligatures w14:val="standardContextual"/>
              </w:rPr>
              <w:tab/>
            </w:r>
            <w:r w:rsidRPr="00522E40">
              <w:rPr>
                <w:rStyle w:val="Hyperlink"/>
                <w:noProof/>
              </w:rPr>
              <w:t>Literature review and Market research</w:t>
            </w:r>
            <w:r>
              <w:rPr>
                <w:noProof/>
                <w:webHidden/>
              </w:rPr>
              <w:tab/>
            </w:r>
            <w:r>
              <w:rPr>
                <w:noProof/>
                <w:webHidden/>
              </w:rPr>
              <w:fldChar w:fldCharType="begin"/>
            </w:r>
            <w:r>
              <w:rPr>
                <w:noProof/>
                <w:webHidden/>
              </w:rPr>
              <w:instrText xml:space="preserve"> PAGEREF _Toc209562152 \h </w:instrText>
            </w:r>
            <w:r>
              <w:rPr>
                <w:noProof/>
                <w:webHidden/>
              </w:rPr>
            </w:r>
            <w:r>
              <w:rPr>
                <w:noProof/>
                <w:webHidden/>
              </w:rPr>
              <w:fldChar w:fldCharType="separate"/>
            </w:r>
            <w:r w:rsidR="008A7358">
              <w:rPr>
                <w:noProof/>
                <w:webHidden/>
              </w:rPr>
              <w:t>6</w:t>
            </w:r>
            <w:r>
              <w:rPr>
                <w:noProof/>
                <w:webHidden/>
              </w:rPr>
              <w:fldChar w:fldCharType="end"/>
            </w:r>
          </w:hyperlink>
        </w:p>
        <w:p w14:paraId="0FB926B2" w14:textId="3AA1DB95" w:rsidR="00DE59BC" w:rsidRDefault="00DE59BC">
          <w:pPr>
            <w:pStyle w:val="TOC2"/>
            <w:tabs>
              <w:tab w:val="left" w:pos="960"/>
              <w:tab w:val="right" w:leader="dot" w:pos="10762"/>
            </w:tabs>
            <w:rPr>
              <w:rFonts w:asciiTheme="minorHAnsi" w:eastAsiaTheme="minorEastAsia" w:hAnsiTheme="minorHAnsi"/>
              <w:noProof/>
              <w:kern w:val="2"/>
              <w:sz w:val="24"/>
              <w:szCs w:val="24"/>
              <w:lang w:val="en-US"/>
              <w14:ligatures w14:val="standardContextual"/>
            </w:rPr>
          </w:pPr>
          <w:hyperlink w:anchor="_Toc209562153" w:history="1">
            <w:r w:rsidRPr="00522E40">
              <w:rPr>
                <w:rStyle w:val="Hyperlink"/>
                <w:rFonts w:ascii="Cambria" w:hAnsi="Cambria"/>
                <w:noProof/>
              </w:rPr>
              <w:t>3.1</w:t>
            </w:r>
            <w:r>
              <w:rPr>
                <w:rFonts w:asciiTheme="minorHAnsi" w:eastAsiaTheme="minorEastAsia" w:hAnsiTheme="minorHAnsi"/>
                <w:noProof/>
                <w:kern w:val="2"/>
                <w:sz w:val="24"/>
                <w:szCs w:val="24"/>
                <w:lang w:val="en-US"/>
                <w14:ligatures w14:val="standardContextual"/>
              </w:rPr>
              <w:tab/>
            </w:r>
            <w:r w:rsidRPr="00522E40">
              <w:rPr>
                <w:rStyle w:val="Hyperlink"/>
                <w:noProof/>
              </w:rPr>
              <w:t>Financial Platforms and Market Tools</w:t>
            </w:r>
            <w:r>
              <w:rPr>
                <w:noProof/>
                <w:webHidden/>
              </w:rPr>
              <w:tab/>
            </w:r>
            <w:r>
              <w:rPr>
                <w:noProof/>
                <w:webHidden/>
              </w:rPr>
              <w:fldChar w:fldCharType="begin"/>
            </w:r>
            <w:r>
              <w:rPr>
                <w:noProof/>
                <w:webHidden/>
              </w:rPr>
              <w:instrText xml:space="preserve"> PAGEREF _Toc209562153 \h </w:instrText>
            </w:r>
            <w:r>
              <w:rPr>
                <w:noProof/>
                <w:webHidden/>
              </w:rPr>
            </w:r>
            <w:r>
              <w:rPr>
                <w:noProof/>
                <w:webHidden/>
              </w:rPr>
              <w:fldChar w:fldCharType="separate"/>
            </w:r>
            <w:r w:rsidR="008A7358">
              <w:rPr>
                <w:noProof/>
                <w:webHidden/>
              </w:rPr>
              <w:t>6</w:t>
            </w:r>
            <w:r>
              <w:rPr>
                <w:noProof/>
                <w:webHidden/>
              </w:rPr>
              <w:fldChar w:fldCharType="end"/>
            </w:r>
          </w:hyperlink>
        </w:p>
        <w:p w14:paraId="4D0E2F30" w14:textId="1994087D" w:rsidR="00DE59BC" w:rsidRDefault="00DE59BC">
          <w:pPr>
            <w:pStyle w:val="TOC2"/>
            <w:tabs>
              <w:tab w:val="left" w:pos="960"/>
              <w:tab w:val="right" w:leader="dot" w:pos="10762"/>
            </w:tabs>
            <w:rPr>
              <w:rFonts w:asciiTheme="minorHAnsi" w:eastAsiaTheme="minorEastAsia" w:hAnsiTheme="minorHAnsi"/>
              <w:noProof/>
              <w:kern w:val="2"/>
              <w:sz w:val="24"/>
              <w:szCs w:val="24"/>
              <w:lang w:val="en-US"/>
              <w14:ligatures w14:val="standardContextual"/>
            </w:rPr>
          </w:pPr>
          <w:hyperlink w:anchor="_Toc209562154" w:history="1">
            <w:r w:rsidRPr="00522E40">
              <w:rPr>
                <w:rStyle w:val="Hyperlink"/>
                <w:rFonts w:ascii="Cambria" w:hAnsi="Cambria"/>
                <w:noProof/>
              </w:rPr>
              <w:t>3.2</w:t>
            </w:r>
            <w:r>
              <w:rPr>
                <w:rFonts w:asciiTheme="minorHAnsi" w:eastAsiaTheme="minorEastAsia" w:hAnsiTheme="minorHAnsi"/>
                <w:noProof/>
                <w:kern w:val="2"/>
                <w:sz w:val="24"/>
                <w:szCs w:val="24"/>
                <w:lang w:val="en-US"/>
                <w14:ligatures w14:val="standardContextual"/>
              </w:rPr>
              <w:tab/>
            </w:r>
            <w:r w:rsidRPr="00522E40">
              <w:rPr>
                <w:rStyle w:val="Hyperlink"/>
                <w:noProof/>
              </w:rPr>
              <w:t>Model Architectures for Stock Prediction</w:t>
            </w:r>
            <w:r>
              <w:rPr>
                <w:noProof/>
                <w:webHidden/>
              </w:rPr>
              <w:tab/>
            </w:r>
            <w:r>
              <w:rPr>
                <w:noProof/>
                <w:webHidden/>
              </w:rPr>
              <w:fldChar w:fldCharType="begin"/>
            </w:r>
            <w:r>
              <w:rPr>
                <w:noProof/>
                <w:webHidden/>
              </w:rPr>
              <w:instrText xml:space="preserve"> PAGEREF _Toc209562154 \h </w:instrText>
            </w:r>
            <w:r>
              <w:rPr>
                <w:noProof/>
                <w:webHidden/>
              </w:rPr>
            </w:r>
            <w:r>
              <w:rPr>
                <w:noProof/>
                <w:webHidden/>
              </w:rPr>
              <w:fldChar w:fldCharType="separate"/>
            </w:r>
            <w:r w:rsidR="008A7358">
              <w:rPr>
                <w:noProof/>
                <w:webHidden/>
              </w:rPr>
              <w:t>6</w:t>
            </w:r>
            <w:r>
              <w:rPr>
                <w:noProof/>
                <w:webHidden/>
              </w:rPr>
              <w:fldChar w:fldCharType="end"/>
            </w:r>
          </w:hyperlink>
        </w:p>
        <w:p w14:paraId="34352AF1" w14:textId="78074903" w:rsidR="00DE59BC" w:rsidRDefault="00DE59BC">
          <w:pPr>
            <w:pStyle w:val="TOC2"/>
            <w:tabs>
              <w:tab w:val="left" w:pos="960"/>
              <w:tab w:val="right" w:leader="dot" w:pos="10762"/>
            </w:tabs>
            <w:rPr>
              <w:rFonts w:asciiTheme="minorHAnsi" w:eastAsiaTheme="minorEastAsia" w:hAnsiTheme="minorHAnsi"/>
              <w:noProof/>
              <w:kern w:val="2"/>
              <w:sz w:val="24"/>
              <w:szCs w:val="24"/>
              <w:lang w:val="en-US"/>
              <w14:ligatures w14:val="standardContextual"/>
            </w:rPr>
          </w:pPr>
          <w:hyperlink w:anchor="_Toc209562155" w:history="1">
            <w:r w:rsidRPr="00522E40">
              <w:rPr>
                <w:rStyle w:val="Hyperlink"/>
                <w:noProof/>
              </w:rPr>
              <w:t>3.3</w:t>
            </w:r>
            <w:r>
              <w:rPr>
                <w:rFonts w:asciiTheme="minorHAnsi" w:eastAsiaTheme="minorEastAsia" w:hAnsiTheme="minorHAnsi"/>
                <w:noProof/>
                <w:kern w:val="2"/>
                <w:sz w:val="24"/>
                <w:szCs w:val="24"/>
                <w:lang w:val="en-US"/>
                <w14:ligatures w14:val="standardContextual"/>
              </w:rPr>
              <w:tab/>
            </w:r>
            <w:r w:rsidRPr="00522E40">
              <w:rPr>
                <w:rStyle w:val="Hyperlink"/>
                <w:noProof/>
              </w:rPr>
              <w:t>Hybrid Techniques: Decomposition and Optimisation</w:t>
            </w:r>
            <w:r>
              <w:rPr>
                <w:noProof/>
                <w:webHidden/>
              </w:rPr>
              <w:tab/>
            </w:r>
            <w:r>
              <w:rPr>
                <w:noProof/>
                <w:webHidden/>
              </w:rPr>
              <w:fldChar w:fldCharType="begin"/>
            </w:r>
            <w:r>
              <w:rPr>
                <w:noProof/>
                <w:webHidden/>
              </w:rPr>
              <w:instrText xml:space="preserve"> PAGEREF _Toc209562155 \h </w:instrText>
            </w:r>
            <w:r>
              <w:rPr>
                <w:noProof/>
                <w:webHidden/>
              </w:rPr>
            </w:r>
            <w:r>
              <w:rPr>
                <w:noProof/>
                <w:webHidden/>
              </w:rPr>
              <w:fldChar w:fldCharType="separate"/>
            </w:r>
            <w:r w:rsidR="008A7358">
              <w:rPr>
                <w:noProof/>
                <w:webHidden/>
              </w:rPr>
              <w:t>7</w:t>
            </w:r>
            <w:r>
              <w:rPr>
                <w:noProof/>
                <w:webHidden/>
              </w:rPr>
              <w:fldChar w:fldCharType="end"/>
            </w:r>
          </w:hyperlink>
        </w:p>
        <w:p w14:paraId="76BD259B" w14:textId="023A378D" w:rsidR="00DE59BC" w:rsidRDefault="00DE59BC">
          <w:pPr>
            <w:pStyle w:val="TOC2"/>
            <w:tabs>
              <w:tab w:val="left" w:pos="960"/>
              <w:tab w:val="right" w:leader="dot" w:pos="10762"/>
            </w:tabs>
            <w:rPr>
              <w:rFonts w:asciiTheme="minorHAnsi" w:eastAsiaTheme="minorEastAsia" w:hAnsiTheme="minorHAnsi"/>
              <w:noProof/>
              <w:kern w:val="2"/>
              <w:sz w:val="24"/>
              <w:szCs w:val="24"/>
              <w:lang w:val="en-US"/>
              <w14:ligatures w14:val="standardContextual"/>
            </w:rPr>
          </w:pPr>
          <w:hyperlink w:anchor="_Toc209562156" w:history="1">
            <w:r w:rsidRPr="00522E40">
              <w:rPr>
                <w:rStyle w:val="Hyperlink"/>
                <w:noProof/>
              </w:rPr>
              <w:t>3.4</w:t>
            </w:r>
            <w:r>
              <w:rPr>
                <w:rFonts w:asciiTheme="minorHAnsi" w:eastAsiaTheme="minorEastAsia" w:hAnsiTheme="minorHAnsi"/>
                <w:noProof/>
                <w:kern w:val="2"/>
                <w:sz w:val="24"/>
                <w:szCs w:val="24"/>
                <w:lang w:val="en-US"/>
                <w14:ligatures w14:val="standardContextual"/>
              </w:rPr>
              <w:tab/>
            </w:r>
            <w:r w:rsidRPr="00522E40">
              <w:rPr>
                <w:rStyle w:val="Hyperlink"/>
                <w:noProof/>
              </w:rPr>
              <w:t>Explainability and Sentiment Integration</w:t>
            </w:r>
            <w:r>
              <w:rPr>
                <w:noProof/>
                <w:webHidden/>
              </w:rPr>
              <w:tab/>
            </w:r>
            <w:r>
              <w:rPr>
                <w:noProof/>
                <w:webHidden/>
              </w:rPr>
              <w:fldChar w:fldCharType="begin"/>
            </w:r>
            <w:r>
              <w:rPr>
                <w:noProof/>
                <w:webHidden/>
              </w:rPr>
              <w:instrText xml:space="preserve"> PAGEREF _Toc209562156 \h </w:instrText>
            </w:r>
            <w:r>
              <w:rPr>
                <w:noProof/>
                <w:webHidden/>
              </w:rPr>
            </w:r>
            <w:r>
              <w:rPr>
                <w:noProof/>
                <w:webHidden/>
              </w:rPr>
              <w:fldChar w:fldCharType="separate"/>
            </w:r>
            <w:r w:rsidR="008A7358">
              <w:rPr>
                <w:noProof/>
                <w:webHidden/>
              </w:rPr>
              <w:t>8</w:t>
            </w:r>
            <w:r>
              <w:rPr>
                <w:noProof/>
                <w:webHidden/>
              </w:rPr>
              <w:fldChar w:fldCharType="end"/>
            </w:r>
          </w:hyperlink>
        </w:p>
        <w:p w14:paraId="5158A524" w14:textId="3EC3FD01" w:rsidR="00DE59BC" w:rsidRDefault="00DE59BC">
          <w:pPr>
            <w:pStyle w:val="TOC1"/>
            <w:tabs>
              <w:tab w:val="left" w:pos="440"/>
              <w:tab w:val="right" w:leader="dot" w:pos="10762"/>
            </w:tabs>
            <w:rPr>
              <w:rFonts w:asciiTheme="minorHAnsi" w:eastAsiaTheme="minorEastAsia" w:hAnsiTheme="minorHAnsi"/>
              <w:noProof/>
              <w:kern w:val="2"/>
              <w:sz w:val="24"/>
              <w:szCs w:val="24"/>
              <w:lang w:val="en-US"/>
              <w14:ligatures w14:val="standardContextual"/>
            </w:rPr>
          </w:pPr>
          <w:hyperlink w:anchor="_Toc209562157" w:history="1">
            <w:r w:rsidRPr="00522E40">
              <w:rPr>
                <w:rStyle w:val="Hyperlink"/>
                <w:noProof/>
              </w:rPr>
              <w:t>4</w:t>
            </w:r>
            <w:r>
              <w:rPr>
                <w:rFonts w:asciiTheme="minorHAnsi" w:eastAsiaTheme="minorEastAsia" w:hAnsiTheme="minorHAnsi"/>
                <w:noProof/>
                <w:kern w:val="2"/>
                <w:sz w:val="24"/>
                <w:szCs w:val="24"/>
                <w:lang w:val="en-US"/>
                <w14:ligatures w14:val="standardContextual"/>
              </w:rPr>
              <w:tab/>
            </w:r>
            <w:r w:rsidRPr="00522E40">
              <w:rPr>
                <w:rStyle w:val="Hyperlink"/>
                <w:noProof/>
              </w:rPr>
              <w:t>Solution Design</w:t>
            </w:r>
            <w:r>
              <w:rPr>
                <w:noProof/>
                <w:webHidden/>
              </w:rPr>
              <w:tab/>
            </w:r>
            <w:r>
              <w:rPr>
                <w:noProof/>
                <w:webHidden/>
              </w:rPr>
              <w:fldChar w:fldCharType="begin"/>
            </w:r>
            <w:r>
              <w:rPr>
                <w:noProof/>
                <w:webHidden/>
              </w:rPr>
              <w:instrText xml:space="preserve"> PAGEREF _Toc209562157 \h </w:instrText>
            </w:r>
            <w:r>
              <w:rPr>
                <w:noProof/>
                <w:webHidden/>
              </w:rPr>
            </w:r>
            <w:r>
              <w:rPr>
                <w:noProof/>
                <w:webHidden/>
              </w:rPr>
              <w:fldChar w:fldCharType="separate"/>
            </w:r>
            <w:r w:rsidR="008A7358">
              <w:rPr>
                <w:noProof/>
                <w:webHidden/>
              </w:rPr>
              <w:t>9</w:t>
            </w:r>
            <w:r>
              <w:rPr>
                <w:noProof/>
                <w:webHidden/>
              </w:rPr>
              <w:fldChar w:fldCharType="end"/>
            </w:r>
          </w:hyperlink>
        </w:p>
        <w:p w14:paraId="50C43D67" w14:textId="196CC215" w:rsidR="00DE59BC" w:rsidRDefault="00DE59BC">
          <w:pPr>
            <w:pStyle w:val="TOC2"/>
            <w:tabs>
              <w:tab w:val="left" w:pos="960"/>
              <w:tab w:val="right" w:leader="dot" w:pos="10762"/>
            </w:tabs>
            <w:rPr>
              <w:rFonts w:asciiTheme="minorHAnsi" w:eastAsiaTheme="minorEastAsia" w:hAnsiTheme="minorHAnsi"/>
              <w:noProof/>
              <w:kern w:val="2"/>
              <w:sz w:val="24"/>
              <w:szCs w:val="24"/>
              <w:lang w:val="en-US"/>
              <w14:ligatures w14:val="standardContextual"/>
            </w:rPr>
          </w:pPr>
          <w:hyperlink w:anchor="_Toc209562158" w:history="1">
            <w:r w:rsidRPr="00522E40">
              <w:rPr>
                <w:rStyle w:val="Hyperlink"/>
                <w:noProof/>
              </w:rPr>
              <w:t>4.1</w:t>
            </w:r>
            <w:r>
              <w:rPr>
                <w:rFonts w:asciiTheme="minorHAnsi" w:eastAsiaTheme="minorEastAsia" w:hAnsiTheme="minorHAnsi"/>
                <w:noProof/>
                <w:kern w:val="2"/>
                <w:sz w:val="24"/>
                <w:szCs w:val="24"/>
                <w:lang w:val="en-US"/>
                <w14:ligatures w14:val="standardContextual"/>
              </w:rPr>
              <w:tab/>
            </w:r>
            <w:r w:rsidRPr="00522E40">
              <w:rPr>
                <w:rStyle w:val="Hyperlink"/>
                <w:noProof/>
              </w:rPr>
              <w:t>Project Refinement</w:t>
            </w:r>
            <w:r>
              <w:rPr>
                <w:noProof/>
                <w:webHidden/>
              </w:rPr>
              <w:tab/>
            </w:r>
            <w:r>
              <w:rPr>
                <w:noProof/>
                <w:webHidden/>
              </w:rPr>
              <w:fldChar w:fldCharType="begin"/>
            </w:r>
            <w:r>
              <w:rPr>
                <w:noProof/>
                <w:webHidden/>
              </w:rPr>
              <w:instrText xml:space="preserve"> PAGEREF _Toc209562158 \h </w:instrText>
            </w:r>
            <w:r>
              <w:rPr>
                <w:noProof/>
                <w:webHidden/>
              </w:rPr>
            </w:r>
            <w:r>
              <w:rPr>
                <w:noProof/>
                <w:webHidden/>
              </w:rPr>
              <w:fldChar w:fldCharType="separate"/>
            </w:r>
            <w:r w:rsidR="008A7358">
              <w:rPr>
                <w:noProof/>
                <w:webHidden/>
              </w:rPr>
              <w:t>9</w:t>
            </w:r>
            <w:r>
              <w:rPr>
                <w:noProof/>
                <w:webHidden/>
              </w:rPr>
              <w:fldChar w:fldCharType="end"/>
            </w:r>
          </w:hyperlink>
        </w:p>
        <w:p w14:paraId="137484C4" w14:textId="4C13E88C"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59" w:history="1">
            <w:r w:rsidRPr="00522E40">
              <w:rPr>
                <w:rStyle w:val="Hyperlink"/>
                <w:noProof/>
              </w:rPr>
              <w:t>4.1.1</w:t>
            </w:r>
            <w:r>
              <w:rPr>
                <w:rFonts w:asciiTheme="minorHAnsi" w:eastAsiaTheme="minorEastAsia" w:hAnsiTheme="minorHAnsi"/>
                <w:noProof/>
                <w:kern w:val="2"/>
                <w:sz w:val="24"/>
                <w:szCs w:val="24"/>
                <w:lang w:val="en-US"/>
                <w14:ligatures w14:val="standardContextual"/>
              </w:rPr>
              <w:tab/>
            </w:r>
            <w:r w:rsidRPr="00522E40">
              <w:rPr>
                <w:rStyle w:val="Hyperlink"/>
                <w:noProof/>
              </w:rPr>
              <w:t>Scope of Work</w:t>
            </w:r>
            <w:r>
              <w:rPr>
                <w:noProof/>
                <w:webHidden/>
              </w:rPr>
              <w:tab/>
            </w:r>
            <w:r>
              <w:rPr>
                <w:noProof/>
                <w:webHidden/>
              </w:rPr>
              <w:fldChar w:fldCharType="begin"/>
            </w:r>
            <w:r>
              <w:rPr>
                <w:noProof/>
                <w:webHidden/>
              </w:rPr>
              <w:instrText xml:space="preserve"> PAGEREF _Toc209562159 \h </w:instrText>
            </w:r>
            <w:r>
              <w:rPr>
                <w:noProof/>
                <w:webHidden/>
              </w:rPr>
            </w:r>
            <w:r>
              <w:rPr>
                <w:noProof/>
                <w:webHidden/>
              </w:rPr>
              <w:fldChar w:fldCharType="separate"/>
            </w:r>
            <w:r w:rsidR="008A7358">
              <w:rPr>
                <w:noProof/>
                <w:webHidden/>
              </w:rPr>
              <w:t>9</w:t>
            </w:r>
            <w:r>
              <w:rPr>
                <w:noProof/>
                <w:webHidden/>
              </w:rPr>
              <w:fldChar w:fldCharType="end"/>
            </w:r>
          </w:hyperlink>
        </w:p>
        <w:p w14:paraId="78161FB4" w14:textId="009C5EAC"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60" w:history="1">
            <w:r w:rsidRPr="00522E40">
              <w:rPr>
                <w:rStyle w:val="Hyperlink"/>
                <w:noProof/>
              </w:rPr>
              <w:t>4.1.2</w:t>
            </w:r>
            <w:r>
              <w:rPr>
                <w:rFonts w:asciiTheme="minorHAnsi" w:eastAsiaTheme="minorEastAsia" w:hAnsiTheme="minorHAnsi"/>
                <w:noProof/>
                <w:kern w:val="2"/>
                <w:sz w:val="24"/>
                <w:szCs w:val="24"/>
                <w:lang w:val="en-US"/>
                <w14:ligatures w14:val="standardContextual"/>
              </w:rPr>
              <w:tab/>
            </w:r>
            <w:r w:rsidRPr="00522E40">
              <w:rPr>
                <w:rStyle w:val="Hyperlink"/>
                <w:noProof/>
              </w:rPr>
              <w:t>Performance Metrics Refinement</w:t>
            </w:r>
            <w:r>
              <w:rPr>
                <w:noProof/>
                <w:webHidden/>
              </w:rPr>
              <w:tab/>
            </w:r>
            <w:r>
              <w:rPr>
                <w:noProof/>
                <w:webHidden/>
              </w:rPr>
              <w:fldChar w:fldCharType="begin"/>
            </w:r>
            <w:r>
              <w:rPr>
                <w:noProof/>
                <w:webHidden/>
              </w:rPr>
              <w:instrText xml:space="preserve"> PAGEREF _Toc209562160 \h </w:instrText>
            </w:r>
            <w:r>
              <w:rPr>
                <w:noProof/>
                <w:webHidden/>
              </w:rPr>
            </w:r>
            <w:r>
              <w:rPr>
                <w:noProof/>
                <w:webHidden/>
              </w:rPr>
              <w:fldChar w:fldCharType="separate"/>
            </w:r>
            <w:r w:rsidR="008A7358">
              <w:rPr>
                <w:noProof/>
                <w:webHidden/>
              </w:rPr>
              <w:t>10</w:t>
            </w:r>
            <w:r>
              <w:rPr>
                <w:noProof/>
                <w:webHidden/>
              </w:rPr>
              <w:fldChar w:fldCharType="end"/>
            </w:r>
          </w:hyperlink>
        </w:p>
        <w:p w14:paraId="03CB27B1" w14:textId="39F1CD33" w:rsidR="00DE59BC" w:rsidRDefault="00DE59BC">
          <w:pPr>
            <w:pStyle w:val="TOC2"/>
            <w:tabs>
              <w:tab w:val="left" w:pos="960"/>
              <w:tab w:val="right" w:leader="dot" w:pos="10762"/>
            </w:tabs>
            <w:rPr>
              <w:rFonts w:asciiTheme="minorHAnsi" w:eastAsiaTheme="minorEastAsia" w:hAnsiTheme="minorHAnsi"/>
              <w:noProof/>
              <w:kern w:val="2"/>
              <w:sz w:val="24"/>
              <w:szCs w:val="24"/>
              <w:lang w:val="en-US"/>
              <w14:ligatures w14:val="standardContextual"/>
            </w:rPr>
          </w:pPr>
          <w:hyperlink w:anchor="_Toc209562161" w:history="1">
            <w:r w:rsidRPr="00522E40">
              <w:rPr>
                <w:rStyle w:val="Hyperlink"/>
                <w:noProof/>
              </w:rPr>
              <w:t>4.2</w:t>
            </w:r>
            <w:r>
              <w:rPr>
                <w:rFonts w:asciiTheme="minorHAnsi" w:eastAsiaTheme="minorEastAsia" w:hAnsiTheme="minorHAnsi"/>
                <w:noProof/>
                <w:kern w:val="2"/>
                <w:sz w:val="24"/>
                <w:szCs w:val="24"/>
                <w:lang w:val="en-US"/>
                <w14:ligatures w14:val="standardContextual"/>
              </w:rPr>
              <w:tab/>
            </w:r>
            <w:r w:rsidRPr="00522E40">
              <w:rPr>
                <w:rStyle w:val="Hyperlink"/>
                <w:noProof/>
              </w:rPr>
              <w:t>Detailed System Design</w:t>
            </w:r>
            <w:r>
              <w:rPr>
                <w:noProof/>
                <w:webHidden/>
              </w:rPr>
              <w:tab/>
            </w:r>
            <w:r>
              <w:rPr>
                <w:noProof/>
                <w:webHidden/>
              </w:rPr>
              <w:fldChar w:fldCharType="begin"/>
            </w:r>
            <w:r>
              <w:rPr>
                <w:noProof/>
                <w:webHidden/>
              </w:rPr>
              <w:instrText xml:space="preserve"> PAGEREF _Toc209562161 \h </w:instrText>
            </w:r>
            <w:r>
              <w:rPr>
                <w:noProof/>
                <w:webHidden/>
              </w:rPr>
            </w:r>
            <w:r>
              <w:rPr>
                <w:noProof/>
                <w:webHidden/>
              </w:rPr>
              <w:fldChar w:fldCharType="separate"/>
            </w:r>
            <w:r w:rsidR="008A7358">
              <w:rPr>
                <w:noProof/>
                <w:webHidden/>
              </w:rPr>
              <w:t>10</w:t>
            </w:r>
            <w:r>
              <w:rPr>
                <w:noProof/>
                <w:webHidden/>
              </w:rPr>
              <w:fldChar w:fldCharType="end"/>
            </w:r>
          </w:hyperlink>
        </w:p>
        <w:p w14:paraId="23BE68F9" w14:textId="7191FD02"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62" w:history="1">
            <w:r w:rsidRPr="00522E40">
              <w:rPr>
                <w:rStyle w:val="Hyperlink"/>
                <w:noProof/>
              </w:rPr>
              <w:t>4.2.1</w:t>
            </w:r>
            <w:r>
              <w:rPr>
                <w:rFonts w:asciiTheme="minorHAnsi" w:eastAsiaTheme="minorEastAsia" w:hAnsiTheme="minorHAnsi"/>
                <w:noProof/>
                <w:kern w:val="2"/>
                <w:sz w:val="24"/>
                <w:szCs w:val="24"/>
                <w:lang w:val="en-US"/>
                <w14:ligatures w14:val="standardContextual"/>
              </w:rPr>
              <w:tab/>
            </w:r>
            <w:r w:rsidRPr="00522E40">
              <w:rPr>
                <w:rStyle w:val="Hyperlink"/>
                <w:noProof/>
              </w:rPr>
              <w:t>Stock prediction</w:t>
            </w:r>
            <w:r>
              <w:rPr>
                <w:noProof/>
                <w:webHidden/>
              </w:rPr>
              <w:tab/>
            </w:r>
            <w:r>
              <w:rPr>
                <w:noProof/>
                <w:webHidden/>
              </w:rPr>
              <w:fldChar w:fldCharType="begin"/>
            </w:r>
            <w:r>
              <w:rPr>
                <w:noProof/>
                <w:webHidden/>
              </w:rPr>
              <w:instrText xml:space="preserve"> PAGEREF _Toc209562162 \h </w:instrText>
            </w:r>
            <w:r>
              <w:rPr>
                <w:noProof/>
                <w:webHidden/>
              </w:rPr>
            </w:r>
            <w:r>
              <w:rPr>
                <w:noProof/>
                <w:webHidden/>
              </w:rPr>
              <w:fldChar w:fldCharType="separate"/>
            </w:r>
            <w:r w:rsidR="008A7358">
              <w:rPr>
                <w:noProof/>
                <w:webHidden/>
              </w:rPr>
              <w:t>11</w:t>
            </w:r>
            <w:r>
              <w:rPr>
                <w:noProof/>
                <w:webHidden/>
              </w:rPr>
              <w:fldChar w:fldCharType="end"/>
            </w:r>
          </w:hyperlink>
        </w:p>
        <w:p w14:paraId="5ACDF0B9" w14:textId="1BE71D8B"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63" w:history="1">
            <w:r w:rsidRPr="00522E40">
              <w:rPr>
                <w:rStyle w:val="Hyperlink"/>
                <w:noProof/>
              </w:rPr>
              <w:t>4.2.2</w:t>
            </w:r>
            <w:r>
              <w:rPr>
                <w:rFonts w:asciiTheme="minorHAnsi" w:eastAsiaTheme="minorEastAsia" w:hAnsiTheme="minorHAnsi"/>
                <w:noProof/>
                <w:kern w:val="2"/>
                <w:sz w:val="24"/>
                <w:szCs w:val="24"/>
                <w:lang w:val="en-US"/>
                <w14:ligatures w14:val="standardContextual"/>
              </w:rPr>
              <w:tab/>
            </w:r>
            <w:r w:rsidRPr="00522E40">
              <w:rPr>
                <w:rStyle w:val="Hyperlink"/>
                <w:noProof/>
              </w:rPr>
              <w:t>Sentiment analysis</w:t>
            </w:r>
            <w:r>
              <w:rPr>
                <w:noProof/>
                <w:webHidden/>
              </w:rPr>
              <w:tab/>
            </w:r>
            <w:r>
              <w:rPr>
                <w:noProof/>
                <w:webHidden/>
              </w:rPr>
              <w:fldChar w:fldCharType="begin"/>
            </w:r>
            <w:r>
              <w:rPr>
                <w:noProof/>
                <w:webHidden/>
              </w:rPr>
              <w:instrText xml:space="preserve"> PAGEREF _Toc209562163 \h </w:instrText>
            </w:r>
            <w:r>
              <w:rPr>
                <w:noProof/>
                <w:webHidden/>
              </w:rPr>
            </w:r>
            <w:r>
              <w:rPr>
                <w:noProof/>
                <w:webHidden/>
              </w:rPr>
              <w:fldChar w:fldCharType="separate"/>
            </w:r>
            <w:r w:rsidR="008A7358">
              <w:rPr>
                <w:noProof/>
                <w:webHidden/>
              </w:rPr>
              <w:t>14</w:t>
            </w:r>
            <w:r>
              <w:rPr>
                <w:noProof/>
                <w:webHidden/>
              </w:rPr>
              <w:fldChar w:fldCharType="end"/>
            </w:r>
          </w:hyperlink>
        </w:p>
        <w:p w14:paraId="2998C200" w14:textId="1C6E5073"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64" w:history="1">
            <w:r w:rsidRPr="00522E40">
              <w:rPr>
                <w:rStyle w:val="Hyperlink"/>
                <w:noProof/>
              </w:rPr>
              <w:t>4.2.3</w:t>
            </w:r>
            <w:r>
              <w:rPr>
                <w:rFonts w:asciiTheme="minorHAnsi" w:eastAsiaTheme="minorEastAsia" w:hAnsiTheme="minorHAnsi"/>
                <w:noProof/>
                <w:kern w:val="2"/>
                <w:sz w:val="24"/>
                <w:szCs w:val="24"/>
                <w:lang w:val="en-US"/>
                <w14:ligatures w14:val="standardContextual"/>
              </w:rPr>
              <w:tab/>
            </w:r>
            <w:r w:rsidRPr="00522E40">
              <w:rPr>
                <w:rStyle w:val="Hyperlink"/>
                <w:noProof/>
              </w:rPr>
              <w:t>Web platform</w:t>
            </w:r>
            <w:r>
              <w:rPr>
                <w:noProof/>
                <w:webHidden/>
              </w:rPr>
              <w:tab/>
            </w:r>
            <w:r>
              <w:rPr>
                <w:noProof/>
                <w:webHidden/>
              </w:rPr>
              <w:fldChar w:fldCharType="begin"/>
            </w:r>
            <w:r>
              <w:rPr>
                <w:noProof/>
                <w:webHidden/>
              </w:rPr>
              <w:instrText xml:space="preserve"> PAGEREF _Toc209562164 \h </w:instrText>
            </w:r>
            <w:r>
              <w:rPr>
                <w:noProof/>
                <w:webHidden/>
              </w:rPr>
            </w:r>
            <w:r>
              <w:rPr>
                <w:noProof/>
                <w:webHidden/>
              </w:rPr>
              <w:fldChar w:fldCharType="separate"/>
            </w:r>
            <w:r w:rsidR="008A7358">
              <w:rPr>
                <w:noProof/>
                <w:webHidden/>
              </w:rPr>
              <w:t>15</w:t>
            </w:r>
            <w:r>
              <w:rPr>
                <w:noProof/>
                <w:webHidden/>
              </w:rPr>
              <w:fldChar w:fldCharType="end"/>
            </w:r>
          </w:hyperlink>
        </w:p>
        <w:p w14:paraId="645736D7" w14:textId="5D842B19" w:rsidR="00DE59BC" w:rsidRDefault="00DE59BC">
          <w:pPr>
            <w:pStyle w:val="TOC1"/>
            <w:tabs>
              <w:tab w:val="left" w:pos="440"/>
              <w:tab w:val="right" w:leader="dot" w:pos="10762"/>
            </w:tabs>
            <w:rPr>
              <w:rFonts w:asciiTheme="minorHAnsi" w:eastAsiaTheme="minorEastAsia" w:hAnsiTheme="minorHAnsi"/>
              <w:noProof/>
              <w:kern w:val="2"/>
              <w:sz w:val="24"/>
              <w:szCs w:val="24"/>
              <w:lang w:val="en-US"/>
              <w14:ligatures w14:val="standardContextual"/>
            </w:rPr>
          </w:pPr>
          <w:hyperlink w:anchor="_Toc209562165" w:history="1">
            <w:r w:rsidRPr="00522E40">
              <w:rPr>
                <w:rStyle w:val="Hyperlink"/>
                <w:noProof/>
              </w:rPr>
              <w:t>5</w:t>
            </w:r>
            <w:r>
              <w:rPr>
                <w:rFonts w:asciiTheme="minorHAnsi" w:eastAsiaTheme="minorEastAsia" w:hAnsiTheme="minorHAnsi"/>
                <w:noProof/>
                <w:kern w:val="2"/>
                <w:sz w:val="24"/>
                <w:szCs w:val="24"/>
                <w:lang w:val="en-US"/>
                <w14:ligatures w14:val="standardContextual"/>
              </w:rPr>
              <w:tab/>
            </w:r>
            <w:r w:rsidRPr="00522E40">
              <w:rPr>
                <w:rStyle w:val="Hyperlink"/>
                <w:noProof/>
              </w:rPr>
              <w:t>Result analyses and Discussion</w:t>
            </w:r>
            <w:r>
              <w:rPr>
                <w:noProof/>
                <w:webHidden/>
              </w:rPr>
              <w:tab/>
            </w:r>
            <w:r>
              <w:rPr>
                <w:noProof/>
                <w:webHidden/>
              </w:rPr>
              <w:fldChar w:fldCharType="begin"/>
            </w:r>
            <w:r>
              <w:rPr>
                <w:noProof/>
                <w:webHidden/>
              </w:rPr>
              <w:instrText xml:space="preserve"> PAGEREF _Toc209562165 \h </w:instrText>
            </w:r>
            <w:r>
              <w:rPr>
                <w:noProof/>
                <w:webHidden/>
              </w:rPr>
            </w:r>
            <w:r>
              <w:rPr>
                <w:noProof/>
                <w:webHidden/>
              </w:rPr>
              <w:fldChar w:fldCharType="separate"/>
            </w:r>
            <w:r w:rsidR="008A7358">
              <w:rPr>
                <w:noProof/>
                <w:webHidden/>
              </w:rPr>
              <w:t>19</w:t>
            </w:r>
            <w:r>
              <w:rPr>
                <w:noProof/>
                <w:webHidden/>
              </w:rPr>
              <w:fldChar w:fldCharType="end"/>
            </w:r>
          </w:hyperlink>
        </w:p>
        <w:p w14:paraId="00DFC2D5" w14:textId="7ED2ED4E" w:rsidR="00DE59BC" w:rsidRDefault="00DE59BC">
          <w:pPr>
            <w:pStyle w:val="TOC2"/>
            <w:tabs>
              <w:tab w:val="left" w:pos="960"/>
              <w:tab w:val="right" w:leader="dot" w:pos="10762"/>
            </w:tabs>
            <w:rPr>
              <w:rFonts w:asciiTheme="minorHAnsi" w:eastAsiaTheme="minorEastAsia" w:hAnsiTheme="minorHAnsi"/>
              <w:noProof/>
              <w:kern w:val="2"/>
              <w:sz w:val="24"/>
              <w:szCs w:val="24"/>
              <w:lang w:val="en-US"/>
              <w14:ligatures w14:val="standardContextual"/>
            </w:rPr>
          </w:pPr>
          <w:hyperlink w:anchor="_Toc209562166" w:history="1">
            <w:r w:rsidRPr="00522E40">
              <w:rPr>
                <w:rStyle w:val="Hyperlink"/>
                <w:noProof/>
              </w:rPr>
              <w:t>5.1</w:t>
            </w:r>
            <w:r>
              <w:rPr>
                <w:rFonts w:asciiTheme="minorHAnsi" w:eastAsiaTheme="minorEastAsia" w:hAnsiTheme="minorHAnsi"/>
                <w:noProof/>
                <w:kern w:val="2"/>
                <w:sz w:val="24"/>
                <w:szCs w:val="24"/>
                <w:lang w:val="en-US"/>
                <w14:ligatures w14:val="standardContextual"/>
              </w:rPr>
              <w:tab/>
            </w:r>
            <w:r w:rsidRPr="00522E40">
              <w:rPr>
                <w:rStyle w:val="Hyperlink"/>
                <w:noProof/>
              </w:rPr>
              <w:t>Key results &amp; accomplishments</w:t>
            </w:r>
            <w:r>
              <w:rPr>
                <w:noProof/>
                <w:webHidden/>
              </w:rPr>
              <w:tab/>
            </w:r>
            <w:r>
              <w:rPr>
                <w:noProof/>
                <w:webHidden/>
              </w:rPr>
              <w:fldChar w:fldCharType="begin"/>
            </w:r>
            <w:r>
              <w:rPr>
                <w:noProof/>
                <w:webHidden/>
              </w:rPr>
              <w:instrText xml:space="preserve"> PAGEREF _Toc209562166 \h </w:instrText>
            </w:r>
            <w:r>
              <w:rPr>
                <w:noProof/>
                <w:webHidden/>
              </w:rPr>
            </w:r>
            <w:r>
              <w:rPr>
                <w:noProof/>
                <w:webHidden/>
              </w:rPr>
              <w:fldChar w:fldCharType="separate"/>
            </w:r>
            <w:r w:rsidR="008A7358">
              <w:rPr>
                <w:noProof/>
                <w:webHidden/>
              </w:rPr>
              <w:t>19</w:t>
            </w:r>
            <w:r>
              <w:rPr>
                <w:noProof/>
                <w:webHidden/>
              </w:rPr>
              <w:fldChar w:fldCharType="end"/>
            </w:r>
          </w:hyperlink>
        </w:p>
        <w:p w14:paraId="234207FF" w14:textId="3BC330FB"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67" w:history="1">
            <w:r w:rsidRPr="00522E40">
              <w:rPr>
                <w:rStyle w:val="Hyperlink"/>
                <w:noProof/>
              </w:rPr>
              <w:t>5.1.1</w:t>
            </w:r>
            <w:r>
              <w:rPr>
                <w:rFonts w:asciiTheme="minorHAnsi" w:eastAsiaTheme="minorEastAsia" w:hAnsiTheme="minorHAnsi"/>
                <w:noProof/>
                <w:kern w:val="2"/>
                <w:sz w:val="24"/>
                <w:szCs w:val="24"/>
                <w:lang w:val="en-US"/>
                <w14:ligatures w14:val="standardContextual"/>
              </w:rPr>
              <w:tab/>
            </w:r>
            <w:r w:rsidRPr="00522E40">
              <w:rPr>
                <w:rStyle w:val="Hyperlink"/>
                <w:noProof/>
              </w:rPr>
              <w:t>Stock prediction</w:t>
            </w:r>
            <w:r>
              <w:rPr>
                <w:noProof/>
                <w:webHidden/>
              </w:rPr>
              <w:tab/>
            </w:r>
            <w:r>
              <w:rPr>
                <w:noProof/>
                <w:webHidden/>
              </w:rPr>
              <w:fldChar w:fldCharType="begin"/>
            </w:r>
            <w:r>
              <w:rPr>
                <w:noProof/>
                <w:webHidden/>
              </w:rPr>
              <w:instrText xml:space="preserve"> PAGEREF _Toc209562167 \h </w:instrText>
            </w:r>
            <w:r>
              <w:rPr>
                <w:noProof/>
                <w:webHidden/>
              </w:rPr>
            </w:r>
            <w:r>
              <w:rPr>
                <w:noProof/>
                <w:webHidden/>
              </w:rPr>
              <w:fldChar w:fldCharType="separate"/>
            </w:r>
            <w:r w:rsidR="008A7358">
              <w:rPr>
                <w:noProof/>
                <w:webHidden/>
              </w:rPr>
              <w:t>19</w:t>
            </w:r>
            <w:r>
              <w:rPr>
                <w:noProof/>
                <w:webHidden/>
              </w:rPr>
              <w:fldChar w:fldCharType="end"/>
            </w:r>
          </w:hyperlink>
        </w:p>
        <w:p w14:paraId="37399855" w14:textId="52B78C17"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68" w:history="1">
            <w:r w:rsidRPr="00522E40">
              <w:rPr>
                <w:rStyle w:val="Hyperlink"/>
                <w:noProof/>
              </w:rPr>
              <w:t>5.1.2</w:t>
            </w:r>
            <w:r>
              <w:rPr>
                <w:rFonts w:asciiTheme="minorHAnsi" w:eastAsiaTheme="minorEastAsia" w:hAnsiTheme="minorHAnsi"/>
                <w:noProof/>
                <w:kern w:val="2"/>
                <w:sz w:val="24"/>
                <w:szCs w:val="24"/>
                <w:lang w:val="en-US"/>
                <w14:ligatures w14:val="standardContextual"/>
              </w:rPr>
              <w:tab/>
            </w:r>
            <w:r w:rsidRPr="00522E40">
              <w:rPr>
                <w:rStyle w:val="Hyperlink"/>
                <w:noProof/>
              </w:rPr>
              <w:t>Sentiment analysis</w:t>
            </w:r>
            <w:r>
              <w:rPr>
                <w:noProof/>
                <w:webHidden/>
              </w:rPr>
              <w:tab/>
            </w:r>
            <w:r>
              <w:rPr>
                <w:noProof/>
                <w:webHidden/>
              </w:rPr>
              <w:fldChar w:fldCharType="begin"/>
            </w:r>
            <w:r>
              <w:rPr>
                <w:noProof/>
                <w:webHidden/>
              </w:rPr>
              <w:instrText xml:space="preserve"> PAGEREF _Toc209562168 \h </w:instrText>
            </w:r>
            <w:r>
              <w:rPr>
                <w:noProof/>
                <w:webHidden/>
              </w:rPr>
            </w:r>
            <w:r>
              <w:rPr>
                <w:noProof/>
                <w:webHidden/>
              </w:rPr>
              <w:fldChar w:fldCharType="separate"/>
            </w:r>
            <w:r w:rsidR="008A7358">
              <w:rPr>
                <w:noProof/>
                <w:webHidden/>
              </w:rPr>
              <w:t>19</w:t>
            </w:r>
            <w:r>
              <w:rPr>
                <w:noProof/>
                <w:webHidden/>
              </w:rPr>
              <w:fldChar w:fldCharType="end"/>
            </w:r>
          </w:hyperlink>
        </w:p>
        <w:p w14:paraId="3795B9ED" w14:textId="44399267"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69" w:history="1">
            <w:r w:rsidRPr="00522E40">
              <w:rPr>
                <w:rStyle w:val="Hyperlink"/>
                <w:noProof/>
              </w:rPr>
              <w:t>5.1.3</w:t>
            </w:r>
            <w:r>
              <w:rPr>
                <w:rFonts w:asciiTheme="minorHAnsi" w:eastAsiaTheme="minorEastAsia" w:hAnsiTheme="minorHAnsi"/>
                <w:noProof/>
                <w:kern w:val="2"/>
                <w:sz w:val="24"/>
                <w:szCs w:val="24"/>
                <w:lang w:val="en-US"/>
                <w14:ligatures w14:val="standardContextual"/>
              </w:rPr>
              <w:tab/>
            </w:r>
            <w:r w:rsidRPr="00522E40">
              <w:rPr>
                <w:rStyle w:val="Hyperlink"/>
                <w:noProof/>
              </w:rPr>
              <w:t>Web application</w:t>
            </w:r>
            <w:r>
              <w:rPr>
                <w:noProof/>
                <w:webHidden/>
              </w:rPr>
              <w:tab/>
            </w:r>
            <w:r>
              <w:rPr>
                <w:noProof/>
                <w:webHidden/>
              </w:rPr>
              <w:fldChar w:fldCharType="begin"/>
            </w:r>
            <w:r>
              <w:rPr>
                <w:noProof/>
                <w:webHidden/>
              </w:rPr>
              <w:instrText xml:space="preserve"> PAGEREF _Toc209562169 \h </w:instrText>
            </w:r>
            <w:r>
              <w:rPr>
                <w:noProof/>
                <w:webHidden/>
              </w:rPr>
            </w:r>
            <w:r>
              <w:rPr>
                <w:noProof/>
                <w:webHidden/>
              </w:rPr>
              <w:fldChar w:fldCharType="separate"/>
            </w:r>
            <w:r w:rsidR="008A7358">
              <w:rPr>
                <w:noProof/>
                <w:webHidden/>
              </w:rPr>
              <w:t>20</w:t>
            </w:r>
            <w:r>
              <w:rPr>
                <w:noProof/>
                <w:webHidden/>
              </w:rPr>
              <w:fldChar w:fldCharType="end"/>
            </w:r>
          </w:hyperlink>
        </w:p>
        <w:p w14:paraId="060A8E5F" w14:textId="29EE3D18" w:rsidR="00DE59BC" w:rsidRDefault="00DE59BC">
          <w:pPr>
            <w:pStyle w:val="TOC2"/>
            <w:tabs>
              <w:tab w:val="left" w:pos="960"/>
              <w:tab w:val="right" w:leader="dot" w:pos="10762"/>
            </w:tabs>
            <w:rPr>
              <w:rFonts w:asciiTheme="minorHAnsi" w:eastAsiaTheme="minorEastAsia" w:hAnsiTheme="minorHAnsi"/>
              <w:noProof/>
              <w:kern w:val="2"/>
              <w:sz w:val="24"/>
              <w:szCs w:val="24"/>
              <w:lang w:val="en-US"/>
              <w14:ligatures w14:val="standardContextual"/>
            </w:rPr>
          </w:pPr>
          <w:hyperlink w:anchor="_Toc209562170" w:history="1">
            <w:r w:rsidRPr="00522E40">
              <w:rPr>
                <w:rStyle w:val="Hyperlink"/>
                <w:noProof/>
              </w:rPr>
              <w:t>5.2</w:t>
            </w:r>
            <w:r>
              <w:rPr>
                <w:rFonts w:asciiTheme="minorHAnsi" w:eastAsiaTheme="minorEastAsia" w:hAnsiTheme="minorHAnsi"/>
                <w:noProof/>
                <w:kern w:val="2"/>
                <w:sz w:val="24"/>
                <w:szCs w:val="24"/>
                <w:lang w:val="en-US"/>
                <w14:ligatures w14:val="standardContextual"/>
              </w:rPr>
              <w:tab/>
            </w:r>
            <w:r w:rsidRPr="00522E40">
              <w:rPr>
                <w:rStyle w:val="Hyperlink"/>
                <w:noProof/>
              </w:rPr>
              <w:t>Results analysis</w:t>
            </w:r>
            <w:r>
              <w:rPr>
                <w:noProof/>
                <w:webHidden/>
              </w:rPr>
              <w:tab/>
            </w:r>
            <w:r>
              <w:rPr>
                <w:noProof/>
                <w:webHidden/>
              </w:rPr>
              <w:fldChar w:fldCharType="begin"/>
            </w:r>
            <w:r>
              <w:rPr>
                <w:noProof/>
                <w:webHidden/>
              </w:rPr>
              <w:instrText xml:space="preserve"> PAGEREF _Toc209562170 \h </w:instrText>
            </w:r>
            <w:r>
              <w:rPr>
                <w:noProof/>
                <w:webHidden/>
              </w:rPr>
            </w:r>
            <w:r>
              <w:rPr>
                <w:noProof/>
                <w:webHidden/>
              </w:rPr>
              <w:fldChar w:fldCharType="separate"/>
            </w:r>
            <w:r w:rsidR="008A7358">
              <w:rPr>
                <w:noProof/>
                <w:webHidden/>
              </w:rPr>
              <w:t>20</w:t>
            </w:r>
            <w:r>
              <w:rPr>
                <w:noProof/>
                <w:webHidden/>
              </w:rPr>
              <w:fldChar w:fldCharType="end"/>
            </w:r>
          </w:hyperlink>
        </w:p>
        <w:p w14:paraId="5E047ABF" w14:textId="31DC9D1B"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71" w:history="1">
            <w:r w:rsidRPr="00522E40">
              <w:rPr>
                <w:rStyle w:val="Hyperlink"/>
                <w:noProof/>
                <w:lang w:val="en-US"/>
              </w:rPr>
              <w:t>5.2.1</w:t>
            </w:r>
            <w:r>
              <w:rPr>
                <w:rFonts w:asciiTheme="minorHAnsi" w:eastAsiaTheme="minorEastAsia" w:hAnsiTheme="minorHAnsi"/>
                <w:noProof/>
                <w:kern w:val="2"/>
                <w:sz w:val="24"/>
                <w:szCs w:val="24"/>
                <w:lang w:val="en-US"/>
                <w14:ligatures w14:val="standardContextual"/>
              </w:rPr>
              <w:tab/>
            </w:r>
            <w:r w:rsidRPr="00522E40">
              <w:rPr>
                <w:rStyle w:val="Hyperlink"/>
                <w:noProof/>
                <w:lang w:val="en-US"/>
              </w:rPr>
              <w:t>Result analysis of Sentiment Analysis Performance</w:t>
            </w:r>
            <w:r>
              <w:rPr>
                <w:noProof/>
                <w:webHidden/>
              </w:rPr>
              <w:tab/>
            </w:r>
            <w:r>
              <w:rPr>
                <w:noProof/>
                <w:webHidden/>
              </w:rPr>
              <w:fldChar w:fldCharType="begin"/>
            </w:r>
            <w:r>
              <w:rPr>
                <w:noProof/>
                <w:webHidden/>
              </w:rPr>
              <w:instrText xml:space="preserve"> PAGEREF _Toc209562171 \h </w:instrText>
            </w:r>
            <w:r>
              <w:rPr>
                <w:noProof/>
                <w:webHidden/>
              </w:rPr>
            </w:r>
            <w:r>
              <w:rPr>
                <w:noProof/>
                <w:webHidden/>
              </w:rPr>
              <w:fldChar w:fldCharType="separate"/>
            </w:r>
            <w:r w:rsidR="008A7358">
              <w:rPr>
                <w:noProof/>
                <w:webHidden/>
              </w:rPr>
              <w:t>20</w:t>
            </w:r>
            <w:r>
              <w:rPr>
                <w:noProof/>
                <w:webHidden/>
              </w:rPr>
              <w:fldChar w:fldCharType="end"/>
            </w:r>
          </w:hyperlink>
        </w:p>
        <w:p w14:paraId="6CE5DFFA" w14:textId="1B83E6B0"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72" w:history="1">
            <w:r w:rsidRPr="00522E40">
              <w:rPr>
                <w:rStyle w:val="Hyperlink"/>
                <w:noProof/>
                <w:lang w:val="en-US"/>
              </w:rPr>
              <w:t>5.2.2</w:t>
            </w:r>
            <w:r>
              <w:rPr>
                <w:rFonts w:asciiTheme="minorHAnsi" w:eastAsiaTheme="minorEastAsia" w:hAnsiTheme="minorHAnsi"/>
                <w:noProof/>
                <w:kern w:val="2"/>
                <w:sz w:val="24"/>
                <w:szCs w:val="24"/>
                <w:lang w:val="en-US"/>
                <w14:ligatures w14:val="standardContextual"/>
              </w:rPr>
              <w:tab/>
            </w:r>
            <w:r w:rsidRPr="00522E40">
              <w:rPr>
                <w:rStyle w:val="Hyperlink"/>
                <w:noProof/>
                <w:lang w:val="en-US"/>
              </w:rPr>
              <w:t>Result analysis of Stock Trend Prediction Performance</w:t>
            </w:r>
            <w:r>
              <w:rPr>
                <w:noProof/>
                <w:webHidden/>
              </w:rPr>
              <w:tab/>
            </w:r>
            <w:r>
              <w:rPr>
                <w:noProof/>
                <w:webHidden/>
              </w:rPr>
              <w:fldChar w:fldCharType="begin"/>
            </w:r>
            <w:r>
              <w:rPr>
                <w:noProof/>
                <w:webHidden/>
              </w:rPr>
              <w:instrText xml:space="preserve"> PAGEREF _Toc209562172 \h </w:instrText>
            </w:r>
            <w:r>
              <w:rPr>
                <w:noProof/>
                <w:webHidden/>
              </w:rPr>
            </w:r>
            <w:r>
              <w:rPr>
                <w:noProof/>
                <w:webHidden/>
              </w:rPr>
              <w:fldChar w:fldCharType="separate"/>
            </w:r>
            <w:r w:rsidR="008A7358">
              <w:rPr>
                <w:noProof/>
                <w:webHidden/>
              </w:rPr>
              <w:t>21</w:t>
            </w:r>
            <w:r>
              <w:rPr>
                <w:noProof/>
                <w:webHidden/>
              </w:rPr>
              <w:fldChar w:fldCharType="end"/>
            </w:r>
          </w:hyperlink>
        </w:p>
        <w:p w14:paraId="49CE7DEB" w14:textId="59FFB6DE" w:rsidR="00DE59BC" w:rsidRDefault="00DE59BC">
          <w:pPr>
            <w:pStyle w:val="TOC2"/>
            <w:tabs>
              <w:tab w:val="left" w:pos="960"/>
              <w:tab w:val="right" w:leader="dot" w:pos="10762"/>
            </w:tabs>
            <w:rPr>
              <w:rFonts w:asciiTheme="minorHAnsi" w:eastAsiaTheme="minorEastAsia" w:hAnsiTheme="minorHAnsi"/>
              <w:noProof/>
              <w:kern w:val="2"/>
              <w:sz w:val="24"/>
              <w:szCs w:val="24"/>
              <w:lang w:val="en-US"/>
              <w14:ligatures w14:val="standardContextual"/>
            </w:rPr>
          </w:pPr>
          <w:hyperlink w:anchor="_Toc209562173" w:history="1">
            <w:r w:rsidRPr="00522E40">
              <w:rPr>
                <w:rStyle w:val="Hyperlink"/>
                <w:noProof/>
                <w:lang w:val="en-US"/>
              </w:rPr>
              <w:t>5.3</w:t>
            </w:r>
            <w:r>
              <w:rPr>
                <w:rFonts w:asciiTheme="minorHAnsi" w:eastAsiaTheme="minorEastAsia" w:hAnsiTheme="minorHAnsi"/>
                <w:noProof/>
                <w:kern w:val="2"/>
                <w:sz w:val="24"/>
                <w:szCs w:val="24"/>
                <w:lang w:val="en-US"/>
                <w14:ligatures w14:val="standardContextual"/>
              </w:rPr>
              <w:tab/>
            </w:r>
            <w:r w:rsidRPr="00522E40">
              <w:rPr>
                <w:rStyle w:val="Hyperlink"/>
                <w:noProof/>
                <w:lang w:val="en-US"/>
              </w:rPr>
              <w:t>Discussion of Project Issues &amp; Limitations</w:t>
            </w:r>
            <w:r>
              <w:rPr>
                <w:noProof/>
                <w:webHidden/>
              </w:rPr>
              <w:tab/>
            </w:r>
            <w:r>
              <w:rPr>
                <w:noProof/>
                <w:webHidden/>
              </w:rPr>
              <w:fldChar w:fldCharType="begin"/>
            </w:r>
            <w:r>
              <w:rPr>
                <w:noProof/>
                <w:webHidden/>
              </w:rPr>
              <w:instrText xml:space="preserve"> PAGEREF _Toc209562173 \h </w:instrText>
            </w:r>
            <w:r>
              <w:rPr>
                <w:noProof/>
                <w:webHidden/>
              </w:rPr>
            </w:r>
            <w:r>
              <w:rPr>
                <w:noProof/>
                <w:webHidden/>
              </w:rPr>
              <w:fldChar w:fldCharType="separate"/>
            </w:r>
            <w:r w:rsidR="008A7358">
              <w:rPr>
                <w:noProof/>
                <w:webHidden/>
              </w:rPr>
              <w:t>23</w:t>
            </w:r>
            <w:r>
              <w:rPr>
                <w:noProof/>
                <w:webHidden/>
              </w:rPr>
              <w:fldChar w:fldCharType="end"/>
            </w:r>
          </w:hyperlink>
        </w:p>
        <w:p w14:paraId="11C18334" w14:textId="149469C0"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74" w:history="1">
            <w:r w:rsidRPr="00522E40">
              <w:rPr>
                <w:rStyle w:val="Hyperlink"/>
                <w:noProof/>
                <w:lang w:val="en-US"/>
              </w:rPr>
              <w:t>5.3.1</w:t>
            </w:r>
            <w:r>
              <w:rPr>
                <w:rFonts w:asciiTheme="minorHAnsi" w:eastAsiaTheme="minorEastAsia" w:hAnsiTheme="minorHAnsi"/>
                <w:noProof/>
                <w:kern w:val="2"/>
                <w:sz w:val="24"/>
                <w:szCs w:val="24"/>
                <w:lang w:val="en-US"/>
                <w14:ligatures w14:val="standardContextual"/>
              </w:rPr>
              <w:tab/>
            </w:r>
            <w:r w:rsidRPr="00522E40">
              <w:rPr>
                <w:rStyle w:val="Hyperlink"/>
                <w:noProof/>
                <w:lang w:val="en-US"/>
              </w:rPr>
              <w:t>The Scalability and Cost Dilemma</w:t>
            </w:r>
            <w:r>
              <w:rPr>
                <w:noProof/>
                <w:webHidden/>
              </w:rPr>
              <w:tab/>
            </w:r>
            <w:r>
              <w:rPr>
                <w:noProof/>
                <w:webHidden/>
              </w:rPr>
              <w:fldChar w:fldCharType="begin"/>
            </w:r>
            <w:r>
              <w:rPr>
                <w:noProof/>
                <w:webHidden/>
              </w:rPr>
              <w:instrText xml:space="preserve"> PAGEREF _Toc209562174 \h </w:instrText>
            </w:r>
            <w:r>
              <w:rPr>
                <w:noProof/>
                <w:webHidden/>
              </w:rPr>
            </w:r>
            <w:r>
              <w:rPr>
                <w:noProof/>
                <w:webHidden/>
              </w:rPr>
              <w:fldChar w:fldCharType="separate"/>
            </w:r>
            <w:r w:rsidR="008A7358">
              <w:rPr>
                <w:noProof/>
                <w:webHidden/>
              </w:rPr>
              <w:t>23</w:t>
            </w:r>
            <w:r>
              <w:rPr>
                <w:noProof/>
                <w:webHidden/>
              </w:rPr>
              <w:fldChar w:fldCharType="end"/>
            </w:r>
          </w:hyperlink>
        </w:p>
        <w:p w14:paraId="47D32BC5" w14:textId="3604BC41"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75" w:history="1">
            <w:r w:rsidRPr="00522E40">
              <w:rPr>
                <w:rStyle w:val="Hyperlink"/>
                <w:noProof/>
              </w:rPr>
              <w:t>5.3.2</w:t>
            </w:r>
            <w:r>
              <w:rPr>
                <w:rFonts w:asciiTheme="minorHAnsi" w:eastAsiaTheme="minorEastAsia" w:hAnsiTheme="minorHAnsi"/>
                <w:noProof/>
                <w:kern w:val="2"/>
                <w:sz w:val="24"/>
                <w:szCs w:val="24"/>
                <w:lang w:val="en-US"/>
                <w14:ligatures w14:val="standardContextual"/>
              </w:rPr>
              <w:tab/>
            </w:r>
            <w:r w:rsidRPr="00522E40">
              <w:rPr>
                <w:rStyle w:val="Hyperlink"/>
                <w:noProof/>
              </w:rPr>
              <w:t>Mismatched Data Latency and Inflexible Forecast Horizon</w:t>
            </w:r>
            <w:r>
              <w:rPr>
                <w:noProof/>
                <w:webHidden/>
              </w:rPr>
              <w:tab/>
            </w:r>
            <w:r>
              <w:rPr>
                <w:noProof/>
                <w:webHidden/>
              </w:rPr>
              <w:fldChar w:fldCharType="begin"/>
            </w:r>
            <w:r>
              <w:rPr>
                <w:noProof/>
                <w:webHidden/>
              </w:rPr>
              <w:instrText xml:space="preserve"> PAGEREF _Toc209562175 \h </w:instrText>
            </w:r>
            <w:r>
              <w:rPr>
                <w:noProof/>
                <w:webHidden/>
              </w:rPr>
            </w:r>
            <w:r>
              <w:rPr>
                <w:noProof/>
                <w:webHidden/>
              </w:rPr>
              <w:fldChar w:fldCharType="separate"/>
            </w:r>
            <w:r w:rsidR="008A7358">
              <w:rPr>
                <w:noProof/>
                <w:webHidden/>
              </w:rPr>
              <w:t>23</w:t>
            </w:r>
            <w:r>
              <w:rPr>
                <w:noProof/>
                <w:webHidden/>
              </w:rPr>
              <w:fldChar w:fldCharType="end"/>
            </w:r>
          </w:hyperlink>
        </w:p>
        <w:p w14:paraId="0B430228" w14:textId="7974687B"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76" w:history="1">
            <w:r w:rsidRPr="00522E40">
              <w:rPr>
                <w:rStyle w:val="Hyperlink"/>
                <w:noProof/>
                <w:lang w:val="en-US"/>
              </w:rPr>
              <w:t>5.3.3</w:t>
            </w:r>
            <w:r>
              <w:rPr>
                <w:rFonts w:asciiTheme="minorHAnsi" w:eastAsiaTheme="minorEastAsia" w:hAnsiTheme="minorHAnsi"/>
                <w:noProof/>
                <w:kern w:val="2"/>
                <w:sz w:val="24"/>
                <w:szCs w:val="24"/>
                <w:lang w:val="en-US"/>
                <w14:ligatures w14:val="standardContextual"/>
              </w:rPr>
              <w:tab/>
            </w:r>
            <w:r w:rsidRPr="00522E40">
              <w:rPr>
                <w:rStyle w:val="Hyperlink"/>
                <w:noProof/>
                <w:lang w:val="en-US"/>
              </w:rPr>
              <w:t>The Risk of Model Performance Degradation (Model Drift)</w:t>
            </w:r>
            <w:r>
              <w:rPr>
                <w:noProof/>
                <w:webHidden/>
              </w:rPr>
              <w:tab/>
            </w:r>
            <w:r>
              <w:rPr>
                <w:noProof/>
                <w:webHidden/>
              </w:rPr>
              <w:fldChar w:fldCharType="begin"/>
            </w:r>
            <w:r>
              <w:rPr>
                <w:noProof/>
                <w:webHidden/>
              </w:rPr>
              <w:instrText xml:space="preserve"> PAGEREF _Toc209562176 \h </w:instrText>
            </w:r>
            <w:r>
              <w:rPr>
                <w:noProof/>
                <w:webHidden/>
              </w:rPr>
            </w:r>
            <w:r>
              <w:rPr>
                <w:noProof/>
                <w:webHidden/>
              </w:rPr>
              <w:fldChar w:fldCharType="separate"/>
            </w:r>
            <w:r w:rsidR="008A7358">
              <w:rPr>
                <w:noProof/>
                <w:webHidden/>
              </w:rPr>
              <w:t>23</w:t>
            </w:r>
            <w:r>
              <w:rPr>
                <w:noProof/>
                <w:webHidden/>
              </w:rPr>
              <w:fldChar w:fldCharType="end"/>
            </w:r>
          </w:hyperlink>
        </w:p>
        <w:p w14:paraId="24B666FD" w14:textId="056BF098"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77" w:history="1">
            <w:r w:rsidRPr="00522E40">
              <w:rPr>
                <w:rStyle w:val="Hyperlink"/>
                <w:noProof/>
                <w:lang w:val="en-US"/>
              </w:rPr>
              <w:t>5.3.4</w:t>
            </w:r>
            <w:r>
              <w:rPr>
                <w:rFonts w:asciiTheme="minorHAnsi" w:eastAsiaTheme="minorEastAsia" w:hAnsiTheme="minorHAnsi"/>
                <w:noProof/>
                <w:kern w:val="2"/>
                <w:sz w:val="24"/>
                <w:szCs w:val="24"/>
                <w:lang w:val="en-US"/>
                <w14:ligatures w14:val="standardContextual"/>
              </w:rPr>
              <w:tab/>
            </w:r>
            <w:r w:rsidRPr="00522E40">
              <w:rPr>
                <w:rStyle w:val="Hyperlink"/>
                <w:noProof/>
                <w:lang w:val="en-US"/>
              </w:rPr>
              <w:t>Suboptimal Model Formulation &amp; Lack of Actionability</w:t>
            </w:r>
            <w:r>
              <w:rPr>
                <w:noProof/>
                <w:webHidden/>
              </w:rPr>
              <w:tab/>
            </w:r>
            <w:r>
              <w:rPr>
                <w:noProof/>
                <w:webHidden/>
              </w:rPr>
              <w:fldChar w:fldCharType="begin"/>
            </w:r>
            <w:r>
              <w:rPr>
                <w:noProof/>
                <w:webHidden/>
              </w:rPr>
              <w:instrText xml:space="preserve"> PAGEREF _Toc209562177 \h </w:instrText>
            </w:r>
            <w:r>
              <w:rPr>
                <w:noProof/>
                <w:webHidden/>
              </w:rPr>
            </w:r>
            <w:r>
              <w:rPr>
                <w:noProof/>
                <w:webHidden/>
              </w:rPr>
              <w:fldChar w:fldCharType="separate"/>
            </w:r>
            <w:r w:rsidR="008A7358">
              <w:rPr>
                <w:noProof/>
                <w:webHidden/>
              </w:rPr>
              <w:t>8</w:t>
            </w:r>
            <w:r>
              <w:rPr>
                <w:noProof/>
                <w:webHidden/>
              </w:rPr>
              <w:fldChar w:fldCharType="end"/>
            </w:r>
          </w:hyperlink>
        </w:p>
        <w:p w14:paraId="0499C311" w14:textId="3E04EC99" w:rsidR="00DE59BC" w:rsidRDefault="00DE59BC">
          <w:pPr>
            <w:pStyle w:val="TOC2"/>
            <w:tabs>
              <w:tab w:val="left" w:pos="960"/>
              <w:tab w:val="right" w:leader="dot" w:pos="10762"/>
            </w:tabs>
            <w:rPr>
              <w:rFonts w:asciiTheme="minorHAnsi" w:eastAsiaTheme="minorEastAsia" w:hAnsiTheme="minorHAnsi"/>
              <w:noProof/>
              <w:kern w:val="2"/>
              <w:sz w:val="24"/>
              <w:szCs w:val="24"/>
              <w:lang w:val="en-US"/>
              <w14:ligatures w14:val="standardContextual"/>
            </w:rPr>
          </w:pPr>
          <w:hyperlink w:anchor="_Toc209562178" w:history="1">
            <w:r w:rsidRPr="00522E40">
              <w:rPr>
                <w:rStyle w:val="Hyperlink"/>
                <w:noProof/>
                <w:lang w:val="en-US"/>
              </w:rPr>
              <w:t>5.4</w:t>
            </w:r>
            <w:r>
              <w:rPr>
                <w:rFonts w:asciiTheme="minorHAnsi" w:eastAsiaTheme="minorEastAsia" w:hAnsiTheme="minorHAnsi"/>
                <w:noProof/>
                <w:kern w:val="2"/>
                <w:sz w:val="24"/>
                <w:szCs w:val="24"/>
                <w:lang w:val="en-US"/>
                <w14:ligatures w14:val="standardContextual"/>
              </w:rPr>
              <w:tab/>
            </w:r>
            <w:r w:rsidRPr="00522E40">
              <w:rPr>
                <w:rStyle w:val="Hyperlink"/>
                <w:noProof/>
                <w:lang w:val="en-US"/>
              </w:rPr>
              <w:t>Recommendations for Future Work</w:t>
            </w:r>
            <w:r>
              <w:rPr>
                <w:noProof/>
                <w:webHidden/>
              </w:rPr>
              <w:tab/>
            </w:r>
            <w:r>
              <w:rPr>
                <w:noProof/>
                <w:webHidden/>
              </w:rPr>
              <w:fldChar w:fldCharType="begin"/>
            </w:r>
            <w:r>
              <w:rPr>
                <w:noProof/>
                <w:webHidden/>
              </w:rPr>
              <w:instrText xml:space="preserve"> PAGEREF _Toc209562178 \h </w:instrText>
            </w:r>
            <w:r>
              <w:rPr>
                <w:noProof/>
                <w:webHidden/>
              </w:rPr>
            </w:r>
            <w:r>
              <w:rPr>
                <w:noProof/>
                <w:webHidden/>
              </w:rPr>
              <w:fldChar w:fldCharType="separate"/>
            </w:r>
            <w:r w:rsidR="008A7358">
              <w:rPr>
                <w:noProof/>
                <w:webHidden/>
              </w:rPr>
              <w:t>10</w:t>
            </w:r>
            <w:r>
              <w:rPr>
                <w:noProof/>
                <w:webHidden/>
              </w:rPr>
              <w:fldChar w:fldCharType="end"/>
            </w:r>
          </w:hyperlink>
        </w:p>
        <w:p w14:paraId="19DD1DC6" w14:textId="2B852D0D"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79" w:history="1">
            <w:r w:rsidRPr="00522E40">
              <w:rPr>
                <w:rStyle w:val="Hyperlink"/>
                <w:noProof/>
                <w:lang w:val="en-US"/>
              </w:rPr>
              <w:t>5.4.1</w:t>
            </w:r>
            <w:r>
              <w:rPr>
                <w:rFonts w:asciiTheme="minorHAnsi" w:eastAsiaTheme="minorEastAsia" w:hAnsiTheme="minorHAnsi"/>
                <w:noProof/>
                <w:kern w:val="2"/>
                <w:sz w:val="24"/>
                <w:szCs w:val="24"/>
                <w:lang w:val="en-US"/>
                <w14:ligatures w14:val="standardContextual"/>
              </w:rPr>
              <w:tab/>
            </w:r>
            <w:r w:rsidRPr="00522E40">
              <w:rPr>
                <w:rStyle w:val="Hyperlink"/>
                <w:noProof/>
                <w:lang w:val="en-US"/>
              </w:rPr>
              <w:t>Implement a Tiered Hybrid Model Architecture</w:t>
            </w:r>
            <w:r>
              <w:rPr>
                <w:noProof/>
                <w:webHidden/>
              </w:rPr>
              <w:tab/>
            </w:r>
            <w:r>
              <w:rPr>
                <w:noProof/>
                <w:webHidden/>
              </w:rPr>
              <w:fldChar w:fldCharType="begin"/>
            </w:r>
            <w:r>
              <w:rPr>
                <w:noProof/>
                <w:webHidden/>
              </w:rPr>
              <w:instrText xml:space="preserve"> PAGEREF _Toc209562179 \h </w:instrText>
            </w:r>
            <w:r>
              <w:rPr>
                <w:noProof/>
                <w:webHidden/>
              </w:rPr>
            </w:r>
            <w:r>
              <w:rPr>
                <w:noProof/>
                <w:webHidden/>
              </w:rPr>
              <w:fldChar w:fldCharType="separate"/>
            </w:r>
            <w:r w:rsidR="008A7358">
              <w:rPr>
                <w:noProof/>
                <w:webHidden/>
              </w:rPr>
              <w:t>12</w:t>
            </w:r>
            <w:r>
              <w:rPr>
                <w:noProof/>
                <w:webHidden/>
              </w:rPr>
              <w:fldChar w:fldCharType="end"/>
            </w:r>
          </w:hyperlink>
        </w:p>
        <w:p w14:paraId="52CBEA0E" w14:textId="3151E578"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80" w:history="1">
            <w:r w:rsidRPr="00522E40">
              <w:rPr>
                <w:rStyle w:val="Hyperlink"/>
                <w:noProof/>
                <w:lang w:val="en-US"/>
              </w:rPr>
              <w:t>5.4.2</w:t>
            </w:r>
            <w:r>
              <w:rPr>
                <w:rFonts w:asciiTheme="minorHAnsi" w:eastAsiaTheme="minorEastAsia" w:hAnsiTheme="minorHAnsi"/>
                <w:noProof/>
                <w:kern w:val="2"/>
                <w:sz w:val="24"/>
                <w:szCs w:val="24"/>
                <w:lang w:val="en-US"/>
                <w14:ligatures w14:val="standardContextual"/>
              </w:rPr>
              <w:tab/>
            </w:r>
            <w:r w:rsidRPr="00522E40">
              <w:rPr>
                <w:rStyle w:val="Hyperlink"/>
                <w:noProof/>
                <w:lang w:val="en-US"/>
              </w:rPr>
              <w:t>Integrate Real-Time Data and Flexible Forecast Horizons</w:t>
            </w:r>
            <w:r>
              <w:rPr>
                <w:noProof/>
                <w:webHidden/>
              </w:rPr>
              <w:tab/>
            </w:r>
            <w:r>
              <w:rPr>
                <w:noProof/>
                <w:webHidden/>
              </w:rPr>
              <w:fldChar w:fldCharType="begin"/>
            </w:r>
            <w:r>
              <w:rPr>
                <w:noProof/>
                <w:webHidden/>
              </w:rPr>
              <w:instrText xml:space="preserve"> PAGEREF _Toc209562180 \h </w:instrText>
            </w:r>
            <w:r>
              <w:rPr>
                <w:noProof/>
                <w:webHidden/>
              </w:rPr>
            </w:r>
            <w:r>
              <w:rPr>
                <w:noProof/>
                <w:webHidden/>
              </w:rPr>
              <w:fldChar w:fldCharType="separate"/>
            </w:r>
            <w:r w:rsidR="008A7358">
              <w:rPr>
                <w:noProof/>
                <w:webHidden/>
              </w:rPr>
              <w:t>12</w:t>
            </w:r>
            <w:r>
              <w:rPr>
                <w:noProof/>
                <w:webHidden/>
              </w:rPr>
              <w:fldChar w:fldCharType="end"/>
            </w:r>
          </w:hyperlink>
        </w:p>
        <w:p w14:paraId="73DEEC9B" w14:textId="136960B5"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81" w:history="1">
            <w:r w:rsidRPr="00522E40">
              <w:rPr>
                <w:rStyle w:val="Hyperlink"/>
                <w:noProof/>
                <w:lang w:val="en-US"/>
              </w:rPr>
              <w:t>5.4.3</w:t>
            </w:r>
            <w:r>
              <w:rPr>
                <w:rFonts w:asciiTheme="minorHAnsi" w:eastAsiaTheme="minorEastAsia" w:hAnsiTheme="minorHAnsi"/>
                <w:noProof/>
                <w:kern w:val="2"/>
                <w:sz w:val="24"/>
                <w:szCs w:val="24"/>
                <w:lang w:val="en-US"/>
                <w14:ligatures w14:val="standardContextual"/>
              </w:rPr>
              <w:tab/>
            </w:r>
            <w:r w:rsidRPr="00522E40">
              <w:rPr>
                <w:rStyle w:val="Hyperlink"/>
                <w:noProof/>
                <w:lang w:val="en-US"/>
              </w:rPr>
              <w:t>Build and Deploy an MLOps Pipeline</w:t>
            </w:r>
            <w:r>
              <w:rPr>
                <w:noProof/>
                <w:webHidden/>
              </w:rPr>
              <w:tab/>
            </w:r>
            <w:r>
              <w:rPr>
                <w:noProof/>
                <w:webHidden/>
              </w:rPr>
              <w:fldChar w:fldCharType="begin"/>
            </w:r>
            <w:r>
              <w:rPr>
                <w:noProof/>
                <w:webHidden/>
              </w:rPr>
              <w:instrText xml:space="preserve"> PAGEREF _Toc209562181 \h </w:instrText>
            </w:r>
            <w:r>
              <w:rPr>
                <w:noProof/>
                <w:webHidden/>
              </w:rPr>
            </w:r>
            <w:r>
              <w:rPr>
                <w:noProof/>
                <w:webHidden/>
              </w:rPr>
              <w:fldChar w:fldCharType="separate"/>
            </w:r>
            <w:r w:rsidR="008A7358">
              <w:rPr>
                <w:noProof/>
                <w:webHidden/>
              </w:rPr>
              <w:t>17</w:t>
            </w:r>
            <w:r>
              <w:rPr>
                <w:noProof/>
                <w:webHidden/>
              </w:rPr>
              <w:fldChar w:fldCharType="end"/>
            </w:r>
          </w:hyperlink>
        </w:p>
        <w:p w14:paraId="4A27E820" w14:textId="0AFD35CD" w:rsidR="00DE59BC" w:rsidRDefault="00DE59BC">
          <w:pPr>
            <w:pStyle w:val="TOC3"/>
            <w:tabs>
              <w:tab w:val="left" w:pos="1200"/>
              <w:tab w:val="right" w:leader="dot" w:pos="10762"/>
            </w:tabs>
            <w:rPr>
              <w:rFonts w:asciiTheme="minorHAnsi" w:eastAsiaTheme="minorEastAsia" w:hAnsiTheme="minorHAnsi"/>
              <w:noProof/>
              <w:kern w:val="2"/>
              <w:sz w:val="24"/>
              <w:szCs w:val="24"/>
              <w:lang w:val="en-US"/>
              <w14:ligatures w14:val="standardContextual"/>
            </w:rPr>
          </w:pPr>
          <w:hyperlink w:anchor="_Toc209562182" w:history="1">
            <w:r w:rsidRPr="00522E40">
              <w:rPr>
                <w:rStyle w:val="Hyperlink"/>
                <w:noProof/>
                <w:lang w:val="en-US"/>
              </w:rPr>
              <w:t>5.4.4</w:t>
            </w:r>
            <w:r>
              <w:rPr>
                <w:rFonts w:asciiTheme="minorHAnsi" w:eastAsiaTheme="minorEastAsia" w:hAnsiTheme="minorHAnsi"/>
                <w:noProof/>
                <w:kern w:val="2"/>
                <w:sz w:val="24"/>
                <w:szCs w:val="24"/>
                <w:lang w:val="en-US"/>
                <w14:ligatures w14:val="standardContextual"/>
              </w:rPr>
              <w:tab/>
            </w:r>
            <w:r w:rsidRPr="00522E40">
              <w:rPr>
                <w:rStyle w:val="Hyperlink"/>
                <w:noProof/>
                <w:lang w:val="en-US"/>
              </w:rPr>
              <w:t>Transition to a Binary Classification Framework for Enhanced Performance and Actionability</w:t>
            </w:r>
            <w:r>
              <w:rPr>
                <w:noProof/>
                <w:webHidden/>
              </w:rPr>
              <w:tab/>
            </w:r>
            <w:r>
              <w:rPr>
                <w:noProof/>
                <w:webHidden/>
              </w:rPr>
              <w:fldChar w:fldCharType="begin"/>
            </w:r>
            <w:r>
              <w:rPr>
                <w:noProof/>
                <w:webHidden/>
              </w:rPr>
              <w:instrText xml:space="preserve"> PAGEREF _Toc209562182 \h </w:instrText>
            </w:r>
            <w:r>
              <w:rPr>
                <w:noProof/>
                <w:webHidden/>
              </w:rPr>
            </w:r>
            <w:r>
              <w:rPr>
                <w:noProof/>
                <w:webHidden/>
              </w:rPr>
              <w:fldChar w:fldCharType="separate"/>
            </w:r>
            <w:r w:rsidR="008A7358">
              <w:rPr>
                <w:noProof/>
                <w:webHidden/>
              </w:rPr>
              <w:t>18</w:t>
            </w:r>
            <w:r>
              <w:rPr>
                <w:noProof/>
                <w:webHidden/>
              </w:rPr>
              <w:fldChar w:fldCharType="end"/>
            </w:r>
          </w:hyperlink>
        </w:p>
        <w:p w14:paraId="7800EA2A" w14:textId="06250AD6" w:rsidR="00DE59BC" w:rsidRDefault="00DE59BC">
          <w:pPr>
            <w:pStyle w:val="TOC1"/>
            <w:tabs>
              <w:tab w:val="left" w:pos="440"/>
              <w:tab w:val="right" w:leader="dot" w:pos="10762"/>
            </w:tabs>
            <w:rPr>
              <w:rFonts w:asciiTheme="minorHAnsi" w:eastAsiaTheme="minorEastAsia" w:hAnsiTheme="minorHAnsi"/>
              <w:noProof/>
              <w:kern w:val="2"/>
              <w:sz w:val="24"/>
              <w:szCs w:val="24"/>
              <w:lang w:val="en-US"/>
              <w14:ligatures w14:val="standardContextual"/>
            </w:rPr>
          </w:pPr>
          <w:hyperlink w:anchor="_Toc209562183" w:history="1">
            <w:r w:rsidRPr="00522E40">
              <w:rPr>
                <w:rStyle w:val="Hyperlink"/>
                <w:noProof/>
              </w:rPr>
              <w:t>6</w:t>
            </w:r>
            <w:r>
              <w:rPr>
                <w:rFonts w:asciiTheme="minorHAnsi" w:eastAsiaTheme="minorEastAsia" w:hAnsiTheme="minorHAnsi"/>
                <w:noProof/>
                <w:kern w:val="2"/>
                <w:sz w:val="24"/>
                <w:szCs w:val="24"/>
                <w:lang w:val="en-US"/>
                <w14:ligatures w14:val="standardContextual"/>
              </w:rPr>
              <w:tab/>
            </w:r>
            <w:r w:rsidRPr="00522E40">
              <w:rPr>
                <w:rStyle w:val="Hyperlink"/>
                <w:noProof/>
              </w:rPr>
              <w:t>Summary and Reflection</w:t>
            </w:r>
            <w:r>
              <w:rPr>
                <w:noProof/>
                <w:webHidden/>
              </w:rPr>
              <w:tab/>
            </w:r>
            <w:r>
              <w:rPr>
                <w:noProof/>
                <w:webHidden/>
              </w:rPr>
              <w:fldChar w:fldCharType="begin"/>
            </w:r>
            <w:r>
              <w:rPr>
                <w:noProof/>
                <w:webHidden/>
              </w:rPr>
              <w:instrText xml:space="preserve"> PAGEREF _Toc209562183 \h </w:instrText>
            </w:r>
            <w:r>
              <w:rPr>
                <w:noProof/>
                <w:webHidden/>
              </w:rPr>
            </w:r>
            <w:r>
              <w:rPr>
                <w:noProof/>
                <w:webHidden/>
              </w:rPr>
              <w:fldChar w:fldCharType="separate"/>
            </w:r>
            <w:r w:rsidR="008A7358">
              <w:rPr>
                <w:noProof/>
                <w:webHidden/>
              </w:rPr>
              <w:t>24</w:t>
            </w:r>
            <w:r>
              <w:rPr>
                <w:noProof/>
                <w:webHidden/>
              </w:rPr>
              <w:fldChar w:fldCharType="end"/>
            </w:r>
          </w:hyperlink>
        </w:p>
        <w:p w14:paraId="56244597" w14:textId="3F2AB6BE" w:rsidR="00DE59BC" w:rsidRDefault="00DE59BC">
          <w:pPr>
            <w:pStyle w:val="TOC1"/>
            <w:tabs>
              <w:tab w:val="left" w:pos="440"/>
              <w:tab w:val="right" w:leader="dot" w:pos="10762"/>
            </w:tabs>
            <w:rPr>
              <w:rFonts w:asciiTheme="minorHAnsi" w:eastAsiaTheme="minorEastAsia" w:hAnsiTheme="minorHAnsi"/>
              <w:noProof/>
              <w:kern w:val="2"/>
              <w:sz w:val="24"/>
              <w:szCs w:val="24"/>
              <w:lang w:val="en-US"/>
              <w14:ligatures w14:val="standardContextual"/>
            </w:rPr>
          </w:pPr>
          <w:hyperlink w:anchor="_Toc209562184" w:history="1">
            <w:r w:rsidRPr="00522E40">
              <w:rPr>
                <w:rStyle w:val="Hyperlink"/>
                <w:noProof/>
                <w:lang w:val="vi-VN"/>
              </w:rPr>
              <w:t>7</w:t>
            </w:r>
            <w:r>
              <w:rPr>
                <w:rFonts w:asciiTheme="minorHAnsi" w:eastAsiaTheme="minorEastAsia" w:hAnsiTheme="minorHAnsi"/>
                <w:noProof/>
                <w:kern w:val="2"/>
                <w:sz w:val="24"/>
                <w:szCs w:val="24"/>
                <w:lang w:val="en-US"/>
                <w14:ligatures w14:val="standardContextual"/>
              </w:rPr>
              <w:tab/>
            </w:r>
            <w:r w:rsidRPr="00522E40">
              <w:rPr>
                <w:rStyle w:val="Hyperlink"/>
                <w:noProof/>
              </w:rPr>
              <w:t>References</w:t>
            </w:r>
            <w:r>
              <w:rPr>
                <w:noProof/>
                <w:webHidden/>
              </w:rPr>
              <w:tab/>
            </w:r>
            <w:r>
              <w:rPr>
                <w:noProof/>
                <w:webHidden/>
              </w:rPr>
              <w:fldChar w:fldCharType="begin"/>
            </w:r>
            <w:r>
              <w:rPr>
                <w:noProof/>
                <w:webHidden/>
              </w:rPr>
              <w:instrText xml:space="preserve"> PAGEREF _Toc209562184 \h </w:instrText>
            </w:r>
            <w:r>
              <w:rPr>
                <w:noProof/>
                <w:webHidden/>
              </w:rPr>
            </w:r>
            <w:r>
              <w:rPr>
                <w:noProof/>
                <w:webHidden/>
              </w:rPr>
              <w:fldChar w:fldCharType="separate"/>
            </w:r>
            <w:r w:rsidR="008A7358">
              <w:rPr>
                <w:noProof/>
                <w:webHidden/>
              </w:rPr>
              <w:t>26</w:t>
            </w:r>
            <w:r>
              <w:rPr>
                <w:noProof/>
                <w:webHidden/>
              </w:rPr>
              <w:fldChar w:fldCharType="end"/>
            </w:r>
          </w:hyperlink>
        </w:p>
        <w:p w14:paraId="488EA745" w14:textId="06775DA2" w:rsidR="00DE59BC" w:rsidRDefault="00DE59BC">
          <w:pPr>
            <w:pStyle w:val="TOC1"/>
            <w:tabs>
              <w:tab w:val="left" w:pos="440"/>
              <w:tab w:val="right" w:leader="dot" w:pos="10762"/>
            </w:tabs>
            <w:rPr>
              <w:rFonts w:asciiTheme="minorHAnsi" w:eastAsiaTheme="minorEastAsia" w:hAnsiTheme="minorHAnsi"/>
              <w:noProof/>
              <w:kern w:val="2"/>
              <w:sz w:val="24"/>
              <w:szCs w:val="24"/>
              <w:lang w:val="en-US"/>
              <w14:ligatures w14:val="standardContextual"/>
            </w:rPr>
          </w:pPr>
          <w:hyperlink w:anchor="_Toc209562185" w:history="1">
            <w:r w:rsidRPr="00522E40">
              <w:rPr>
                <w:rStyle w:val="Hyperlink"/>
                <w:noProof/>
              </w:rPr>
              <w:t>8</w:t>
            </w:r>
            <w:r>
              <w:rPr>
                <w:rFonts w:asciiTheme="minorHAnsi" w:eastAsiaTheme="minorEastAsia" w:hAnsiTheme="minorHAnsi"/>
                <w:noProof/>
                <w:kern w:val="2"/>
                <w:sz w:val="24"/>
                <w:szCs w:val="24"/>
                <w:lang w:val="en-US"/>
                <w14:ligatures w14:val="standardContextual"/>
              </w:rPr>
              <w:tab/>
            </w:r>
            <w:r w:rsidRPr="00522E40">
              <w:rPr>
                <w:rStyle w:val="Hyperlink"/>
                <w:noProof/>
              </w:rPr>
              <w:t>Appendices</w:t>
            </w:r>
            <w:r>
              <w:rPr>
                <w:noProof/>
                <w:webHidden/>
              </w:rPr>
              <w:tab/>
            </w:r>
            <w:r>
              <w:rPr>
                <w:noProof/>
                <w:webHidden/>
              </w:rPr>
              <w:fldChar w:fldCharType="begin"/>
            </w:r>
            <w:r>
              <w:rPr>
                <w:noProof/>
                <w:webHidden/>
              </w:rPr>
              <w:instrText xml:space="preserve"> PAGEREF _Toc209562185 \h </w:instrText>
            </w:r>
            <w:r>
              <w:rPr>
                <w:noProof/>
                <w:webHidden/>
              </w:rPr>
            </w:r>
            <w:r>
              <w:rPr>
                <w:noProof/>
                <w:webHidden/>
              </w:rPr>
              <w:fldChar w:fldCharType="separate"/>
            </w:r>
            <w:r w:rsidR="008A7358">
              <w:rPr>
                <w:noProof/>
                <w:webHidden/>
              </w:rPr>
              <w:t>27</w:t>
            </w:r>
            <w:r>
              <w:rPr>
                <w:noProof/>
                <w:webHidden/>
              </w:rPr>
              <w:fldChar w:fldCharType="end"/>
            </w:r>
          </w:hyperlink>
        </w:p>
        <w:p w14:paraId="4DDBEF00" w14:textId="23B3CDBF" w:rsidR="00B17984" w:rsidRPr="00526033" w:rsidRDefault="003A1D65">
          <w:pPr>
            <w:spacing w:before="120" w:after="120"/>
            <w:rPr>
              <w:rFonts w:cs="Times New Roman"/>
            </w:rPr>
          </w:pPr>
          <w:r w:rsidRPr="00526033">
            <w:rPr>
              <w:rFonts w:cs="Times New Roman"/>
              <w:b/>
            </w:rPr>
            <w:fldChar w:fldCharType="end"/>
          </w:r>
        </w:p>
      </w:sdtContent>
    </w:sdt>
    <w:p w14:paraId="71ED2FE4" w14:textId="77777777" w:rsidR="002708FD" w:rsidRDefault="002708FD">
      <w:pPr>
        <w:pStyle w:val="TableofFigures"/>
        <w:tabs>
          <w:tab w:val="right" w:leader="dot" w:pos="10762"/>
        </w:tabs>
        <w:rPr>
          <w:rFonts w:cs="Times New Roman"/>
        </w:rPr>
      </w:pPr>
    </w:p>
    <w:p w14:paraId="1B6E4B6E" w14:textId="77777777" w:rsidR="002708FD" w:rsidRDefault="002708FD">
      <w:pPr>
        <w:pStyle w:val="TableofFigures"/>
        <w:tabs>
          <w:tab w:val="right" w:leader="dot" w:pos="10762"/>
        </w:tabs>
        <w:rPr>
          <w:rFonts w:cs="Times New Roman"/>
        </w:rPr>
      </w:pPr>
    </w:p>
    <w:p w14:paraId="08A86837" w14:textId="77777777" w:rsidR="002708FD" w:rsidRDefault="002708FD">
      <w:pPr>
        <w:jc w:val="left"/>
        <w:rPr>
          <w:rFonts w:cs="Times New Roman"/>
        </w:rPr>
      </w:pPr>
    </w:p>
    <w:p w14:paraId="11FD1C2B" w14:textId="542CE8CE" w:rsidR="002708FD" w:rsidRPr="00E0026A" w:rsidRDefault="00E0026A" w:rsidP="00E0026A">
      <w:pPr>
        <w:pStyle w:val="TOCHeading1"/>
        <w:numPr>
          <w:ilvl w:val="0"/>
          <w:numId w:val="0"/>
        </w:numPr>
        <w:spacing w:before="120" w:after="120"/>
        <w:ind w:left="432" w:hanging="432"/>
        <w:jc w:val="center"/>
        <w:rPr>
          <w:rFonts w:ascii="Times New Roman" w:hAnsi="Times New Roman" w:cs="Times New Roman"/>
          <w:sz w:val="32"/>
          <w:szCs w:val="32"/>
          <w:lang w:val="en-AU"/>
        </w:rPr>
      </w:pPr>
      <w:r>
        <w:rPr>
          <w:rFonts w:ascii="Times New Roman" w:hAnsi="Times New Roman" w:cs="Times New Roman"/>
          <w:sz w:val="32"/>
          <w:szCs w:val="32"/>
          <w:lang w:val="en-AU"/>
        </w:rPr>
        <w:lastRenderedPageBreak/>
        <w:t>List of Figures</w:t>
      </w:r>
    </w:p>
    <w:p w14:paraId="61260DEE" w14:textId="6D790937"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r>
        <w:rPr>
          <w:rFonts w:cs="Times New Roman"/>
        </w:rPr>
        <w:fldChar w:fldCharType="begin"/>
      </w:r>
      <w:r>
        <w:rPr>
          <w:rFonts w:cs="Times New Roman"/>
        </w:rPr>
        <w:instrText xml:space="preserve"> TOC \h \z \c "Figure" </w:instrText>
      </w:r>
      <w:r>
        <w:rPr>
          <w:rFonts w:cs="Times New Roman"/>
        </w:rPr>
        <w:fldChar w:fldCharType="separate"/>
      </w:r>
      <w:hyperlink w:anchor="_Toc209559356" w:history="1">
        <w:r w:rsidRPr="00725E6D">
          <w:rPr>
            <w:rStyle w:val="Hyperlink"/>
            <w:noProof/>
          </w:rPr>
          <w:t>Figure 1. LSTM Architecture</w:t>
        </w:r>
        <w:r>
          <w:rPr>
            <w:noProof/>
            <w:webHidden/>
          </w:rPr>
          <w:tab/>
        </w:r>
        <w:r>
          <w:rPr>
            <w:noProof/>
            <w:webHidden/>
          </w:rPr>
          <w:fldChar w:fldCharType="begin"/>
        </w:r>
        <w:r>
          <w:rPr>
            <w:noProof/>
            <w:webHidden/>
          </w:rPr>
          <w:instrText xml:space="preserve"> PAGEREF _Toc209559356 \h </w:instrText>
        </w:r>
        <w:r>
          <w:rPr>
            <w:noProof/>
            <w:webHidden/>
          </w:rPr>
        </w:r>
        <w:r>
          <w:rPr>
            <w:noProof/>
            <w:webHidden/>
          </w:rPr>
          <w:fldChar w:fldCharType="separate"/>
        </w:r>
        <w:r w:rsidR="008A7358">
          <w:rPr>
            <w:noProof/>
            <w:webHidden/>
          </w:rPr>
          <w:t>7</w:t>
        </w:r>
        <w:r>
          <w:rPr>
            <w:noProof/>
            <w:webHidden/>
          </w:rPr>
          <w:fldChar w:fldCharType="end"/>
        </w:r>
      </w:hyperlink>
    </w:p>
    <w:p w14:paraId="0BF14001" w14:textId="1EF75BE5"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57" w:history="1">
        <w:r w:rsidRPr="00725E6D">
          <w:rPr>
            <w:rStyle w:val="Hyperlink"/>
            <w:noProof/>
          </w:rPr>
          <w:t>Figure 2. Aquila optimiser (part 1)</w:t>
        </w:r>
        <w:r>
          <w:rPr>
            <w:noProof/>
            <w:webHidden/>
          </w:rPr>
          <w:tab/>
        </w:r>
        <w:r>
          <w:rPr>
            <w:noProof/>
            <w:webHidden/>
          </w:rPr>
          <w:fldChar w:fldCharType="begin"/>
        </w:r>
        <w:r>
          <w:rPr>
            <w:noProof/>
            <w:webHidden/>
          </w:rPr>
          <w:instrText xml:space="preserve"> PAGEREF _Toc209559357 \h </w:instrText>
        </w:r>
        <w:r>
          <w:rPr>
            <w:noProof/>
            <w:webHidden/>
          </w:rPr>
        </w:r>
        <w:r>
          <w:rPr>
            <w:noProof/>
            <w:webHidden/>
          </w:rPr>
          <w:fldChar w:fldCharType="separate"/>
        </w:r>
        <w:r w:rsidR="008A7358">
          <w:rPr>
            <w:noProof/>
            <w:webHidden/>
          </w:rPr>
          <w:t>8</w:t>
        </w:r>
        <w:r>
          <w:rPr>
            <w:noProof/>
            <w:webHidden/>
          </w:rPr>
          <w:fldChar w:fldCharType="end"/>
        </w:r>
      </w:hyperlink>
    </w:p>
    <w:p w14:paraId="41310DA0" w14:textId="4D90C6BE"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58" w:history="1">
        <w:r w:rsidRPr="00725E6D">
          <w:rPr>
            <w:rStyle w:val="Hyperlink"/>
            <w:noProof/>
          </w:rPr>
          <w:t>Figure 3. Solution design diagram</w:t>
        </w:r>
        <w:r>
          <w:rPr>
            <w:noProof/>
            <w:webHidden/>
          </w:rPr>
          <w:tab/>
        </w:r>
        <w:r>
          <w:rPr>
            <w:noProof/>
            <w:webHidden/>
          </w:rPr>
          <w:fldChar w:fldCharType="begin"/>
        </w:r>
        <w:r>
          <w:rPr>
            <w:noProof/>
            <w:webHidden/>
          </w:rPr>
          <w:instrText xml:space="preserve"> PAGEREF _Toc209559358 \h </w:instrText>
        </w:r>
        <w:r>
          <w:rPr>
            <w:noProof/>
            <w:webHidden/>
          </w:rPr>
        </w:r>
        <w:r>
          <w:rPr>
            <w:noProof/>
            <w:webHidden/>
          </w:rPr>
          <w:fldChar w:fldCharType="separate"/>
        </w:r>
        <w:r w:rsidR="008A7358">
          <w:rPr>
            <w:noProof/>
            <w:webHidden/>
          </w:rPr>
          <w:t>10</w:t>
        </w:r>
        <w:r>
          <w:rPr>
            <w:noProof/>
            <w:webHidden/>
          </w:rPr>
          <w:fldChar w:fldCharType="end"/>
        </w:r>
      </w:hyperlink>
    </w:p>
    <w:p w14:paraId="11E493DC" w14:textId="209A746A"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59" w:history="1">
        <w:r w:rsidRPr="00725E6D">
          <w:rPr>
            <w:rStyle w:val="Hyperlink"/>
            <w:noProof/>
          </w:rPr>
          <w:t>Figure 4: Stock prediction pipeline</w:t>
        </w:r>
        <w:r>
          <w:rPr>
            <w:noProof/>
            <w:webHidden/>
          </w:rPr>
          <w:tab/>
        </w:r>
        <w:r>
          <w:rPr>
            <w:noProof/>
            <w:webHidden/>
          </w:rPr>
          <w:fldChar w:fldCharType="begin"/>
        </w:r>
        <w:r>
          <w:rPr>
            <w:noProof/>
            <w:webHidden/>
          </w:rPr>
          <w:instrText xml:space="preserve"> PAGEREF _Toc209559359 \h </w:instrText>
        </w:r>
        <w:r>
          <w:rPr>
            <w:noProof/>
            <w:webHidden/>
          </w:rPr>
        </w:r>
        <w:r>
          <w:rPr>
            <w:noProof/>
            <w:webHidden/>
          </w:rPr>
          <w:fldChar w:fldCharType="separate"/>
        </w:r>
        <w:r w:rsidR="008A7358">
          <w:rPr>
            <w:noProof/>
            <w:webHidden/>
          </w:rPr>
          <w:t>11</w:t>
        </w:r>
        <w:r>
          <w:rPr>
            <w:noProof/>
            <w:webHidden/>
          </w:rPr>
          <w:fldChar w:fldCharType="end"/>
        </w:r>
      </w:hyperlink>
    </w:p>
    <w:p w14:paraId="09092582" w14:textId="6039E31B"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60" w:history="1">
        <w:r w:rsidRPr="00725E6D">
          <w:rPr>
            <w:rStyle w:val="Hyperlink"/>
            <w:noProof/>
          </w:rPr>
          <w:t>Figure 5. Sentiment analysis pipeline</w:t>
        </w:r>
        <w:r>
          <w:rPr>
            <w:noProof/>
            <w:webHidden/>
          </w:rPr>
          <w:tab/>
        </w:r>
        <w:r>
          <w:rPr>
            <w:noProof/>
            <w:webHidden/>
          </w:rPr>
          <w:fldChar w:fldCharType="begin"/>
        </w:r>
        <w:r>
          <w:rPr>
            <w:noProof/>
            <w:webHidden/>
          </w:rPr>
          <w:instrText xml:space="preserve"> PAGEREF _Toc209559360 \h </w:instrText>
        </w:r>
        <w:r>
          <w:rPr>
            <w:noProof/>
            <w:webHidden/>
          </w:rPr>
        </w:r>
        <w:r>
          <w:rPr>
            <w:noProof/>
            <w:webHidden/>
          </w:rPr>
          <w:fldChar w:fldCharType="separate"/>
        </w:r>
        <w:r w:rsidR="008A7358">
          <w:rPr>
            <w:noProof/>
            <w:webHidden/>
          </w:rPr>
          <w:t>14</w:t>
        </w:r>
        <w:r>
          <w:rPr>
            <w:noProof/>
            <w:webHidden/>
          </w:rPr>
          <w:fldChar w:fldCharType="end"/>
        </w:r>
      </w:hyperlink>
    </w:p>
    <w:p w14:paraId="3EF0A3C0" w14:textId="19C6F8AD"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61" w:history="1">
        <w:r w:rsidRPr="00725E6D">
          <w:rPr>
            <w:rStyle w:val="Hyperlink"/>
            <w:noProof/>
          </w:rPr>
          <w:t>Figure 6. Kitto agent architecture</w:t>
        </w:r>
        <w:r>
          <w:rPr>
            <w:noProof/>
            <w:webHidden/>
          </w:rPr>
          <w:tab/>
        </w:r>
        <w:r>
          <w:rPr>
            <w:noProof/>
            <w:webHidden/>
          </w:rPr>
          <w:fldChar w:fldCharType="begin"/>
        </w:r>
        <w:r>
          <w:rPr>
            <w:noProof/>
            <w:webHidden/>
          </w:rPr>
          <w:instrText xml:space="preserve"> PAGEREF _Toc209559361 \h </w:instrText>
        </w:r>
        <w:r>
          <w:rPr>
            <w:noProof/>
            <w:webHidden/>
          </w:rPr>
        </w:r>
        <w:r>
          <w:rPr>
            <w:noProof/>
            <w:webHidden/>
          </w:rPr>
          <w:fldChar w:fldCharType="separate"/>
        </w:r>
        <w:r w:rsidR="008A7358">
          <w:rPr>
            <w:noProof/>
            <w:webHidden/>
          </w:rPr>
          <w:t>19</w:t>
        </w:r>
        <w:r>
          <w:rPr>
            <w:noProof/>
            <w:webHidden/>
          </w:rPr>
          <w:fldChar w:fldCharType="end"/>
        </w:r>
      </w:hyperlink>
    </w:p>
    <w:p w14:paraId="30C6C715" w14:textId="618D9327"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62" w:history="1">
        <w:r w:rsidRPr="00725E6D">
          <w:rPr>
            <w:rStyle w:val="Hyperlink"/>
            <w:noProof/>
          </w:rPr>
          <w:t>Figure 7. Sentiment analysis pipeline’s results</w:t>
        </w:r>
        <w:r>
          <w:rPr>
            <w:noProof/>
            <w:webHidden/>
          </w:rPr>
          <w:tab/>
        </w:r>
        <w:r>
          <w:rPr>
            <w:noProof/>
            <w:webHidden/>
          </w:rPr>
          <w:fldChar w:fldCharType="begin"/>
        </w:r>
        <w:r>
          <w:rPr>
            <w:noProof/>
            <w:webHidden/>
          </w:rPr>
          <w:instrText xml:space="preserve"> PAGEREF _Toc209559362 \h </w:instrText>
        </w:r>
        <w:r>
          <w:rPr>
            <w:noProof/>
            <w:webHidden/>
          </w:rPr>
        </w:r>
        <w:r>
          <w:rPr>
            <w:noProof/>
            <w:webHidden/>
          </w:rPr>
          <w:fldChar w:fldCharType="separate"/>
        </w:r>
        <w:r w:rsidR="008A7358">
          <w:rPr>
            <w:noProof/>
            <w:webHidden/>
          </w:rPr>
          <w:t>20</w:t>
        </w:r>
        <w:r>
          <w:rPr>
            <w:noProof/>
            <w:webHidden/>
          </w:rPr>
          <w:fldChar w:fldCharType="end"/>
        </w:r>
      </w:hyperlink>
    </w:p>
    <w:p w14:paraId="54D02B4C" w14:textId="06F26551"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63" w:history="1">
        <w:r w:rsidRPr="00725E6D">
          <w:rPr>
            <w:rStyle w:val="Hyperlink"/>
            <w:noProof/>
          </w:rPr>
          <w:t>Figure 8</w:t>
        </w:r>
        <w:r w:rsidR="00DE59BC">
          <w:rPr>
            <w:rStyle w:val="Hyperlink"/>
            <w:noProof/>
          </w:rPr>
          <w:t>.</w:t>
        </w:r>
        <w:r w:rsidRPr="00725E6D">
          <w:rPr>
            <w:rStyle w:val="Hyperlink"/>
            <w:noProof/>
          </w:rPr>
          <w:t xml:space="preserve"> AAPL prediction result on LSTM model</w:t>
        </w:r>
        <w:r>
          <w:rPr>
            <w:noProof/>
            <w:webHidden/>
          </w:rPr>
          <w:tab/>
        </w:r>
        <w:r>
          <w:rPr>
            <w:noProof/>
            <w:webHidden/>
          </w:rPr>
          <w:fldChar w:fldCharType="begin"/>
        </w:r>
        <w:r>
          <w:rPr>
            <w:noProof/>
            <w:webHidden/>
          </w:rPr>
          <w:instrText xml:space="preserve"> PAGEREF _Toc209559363 \h </w:instrText>
        </w:r>
        <w:r>
          <w:rPr>
            <w:noProof/>
            <w:webHidden/>
          </w:rPr>
        </w:r>
        <w:r>
          <w:rPr>
            <w:noProof/>
            <w:webHidden/>
          </w:rPr>
          <w:fldChar w:fldCharType="separate"/>
        </w:r>
        <w:r w:rsidR="008A7358">
          <w:rPr>
            <w:noProof/>
            <w:webHidden/>
          </w:rPr>
          <w:t>21</w:t>
        </w:r>
        <w:r>
          <w:rPr>
            <w:noProof/>
            <w:webHidden/>
          </w:rPr>
          <w:fldChar w:fldCharType="end"/>
        </w:r>
      </w:hyperlink>
    </w:p>
    <w:p w14:paraId="5119E510" w14:textId="66B8FC24"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64" w:history="1">
        <w:r w:rsidRPr="00725E6D">
          <w:rPr>
            <w:rStyle w:val="Hyperlink"/>
            <w:noProof/>
          </w:rPr>
          <w:t>Figure 9</w:t>
        </w:r>
        <w:r w:rsidR="00DE59BC">
          <w:rPr>
            <w:rStyle w:val="Hyperlink"/>
            <w:noProof/>
          </w:rPr>
          <w:t>.</w:t>
        </w:r>
        <w:r w:rsidRPr="00725E6D">
          <w:rPr>
            <w:rStyle w:val="Hyperlink"/>
            <w:noProof/>
          </w:rPr>
          <w:t xml:space="preserve"> LSTM learning curve for AAPL</w:t>
        </w:r>
        <w:r>
          <w:rPr>
            <w:noProof/>
            <w:webHidden/>
          </w:rPr>
          <w:tab/>
        </w:r>
        <w:r>
          <w:rPr>
            <w:noProof/>
            <w:webHidden/>
          </w:rPr>
          <w:fldChar w:fldCharType="begin"/>
        </w:r>
        <w:r>
          <w:rPr>
            <w:noProof/>
            <w:webHidden/>
          </w:rPr>
          <w:instrText xml:space="preserve"> PAGEREF _Toc209559364 \h </w:instrText>
        </w:r>
        <w:r>
          <w:rPr>
            <w:noProof/>
            <w:webHidden/>
          </w:rPr>
        </w:r>
        <w:r>
          <w:rPr>
            <w:noProof/>
            <w:webHidden/>
          </w:rPr>
          <w:fldChar w:fldCharType="separate"/>
        </w:r>
        <w:r w:rsidR="008A7358">
          <w:rPr>
            <w:noProof/>
            <w:webHidden/>
          </w:rPr>
          <w:t>21</w:t>
        </w:r>
        <w:r>
          <w:rPr>
            <w:noProof/>
            <w:webHidden/>
          </w:rPr>
          <w:fldChar w:fldCharType="end"/>
        </w:r>
      </w:hyperlink>
    </w:p>
    <w:p w14:paraId="69758A93" w14:textId="64E698AD"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65" w:history="1">
        <w:r w:rsidRPr="00725E6D">
          <w:rPr>
            <w:rStyle w:val="Hyperlink"/>
            <w:noProof/>
          </w:rPr>
          <w:t>Figure 10</w:t>
        </w:r>
        <w:r w:rsidR="00DE59BC">
          <w:rPr>
            <w:rStyle w:val="Hyperlink"/>
            <w:noProof/>
          </w:rPr>
          <w:t>.</w:t>
        </w:r>
        <w:r w:rsidRPr="00725E6D">
          <w:rPr>
            <w:rStyle w:val="Hyperlink"/>
            <w:noProof/>
          </w:rPr>
          <w:t xml:space="preserve"> Prediction imbalance of NVDA on LSTM model</w:t>
        </w:r>
        <w:r>
          <w:rPr>
            <w:noProof/>
            <w:webHidden/>
          </w:rPr>
          <w:tab/>
        </w:r>
        <w:r>
          <w:rPr>
            <w:noProof/>
            <w:webHidden/>
          </w:rPr>
          <w:fldChar w:fldCharType="begin"/>
        </w:r>
        <w:r>
          <w:rPr>
            <w:noProof/>
            <w:webHidden/>
          </w:rPr>
          <w:instrText xml:space="preserve"> PAGEREF _Toc209559365 \h </w:instrText>
        </w:r>
        <w:r>
          <w:rPr>
            <w:noProof/>
            <w:webHidden/>
          </w:rPr>
        </w:r>
        <w:r>
          <w:rPr>
            <w:noProof/>
            <w:webHidden/>
          </w:rPr>
          <w:fldChar w:fldCharType="separate"/>
        </w:r>
        <w:r w:rsidR="008A7358">
          <w:rPr>
            <w:noProof/>
            <w:webHidden/>
          </w:rPr>
          <w:t>22</w:t>
        </w:r>
        <w:r>
          <w:rPr>
            <w:noProof/>
            <w:webHidden/>
          </w:rPr>
          <w:fldChar w:fldCharType="end"/>
        </w:r>
      </w:hyperlink>
    </w:p>
    <w:p w14:paraId="5D521B97" w14:textId="1D1F46FC"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66" w:history="1">
        <w:r w:rsidRPr="00725E6D">
          <w:rPr>
            <w:rStyle w:val="Hyperlink"/>
            <w:noProof/>
          </w:rPr>
          <w:t>Figure 11</w:t>
        </w:r>
        <w:r w:rsidR="00DE59BC">
          <w:rPr>
            <w:rStyle w:val="Hyperlink"/>
            <w:noProof/>
          </w:rPr>
          <w:t>.</w:t>
        </w:r>
        <w:r w:rsidRPr="00725E6D">
          <w:rPr>
            <w:rStyle w:val="Hyperlink"/>
            <w:noProof/>
          </w:rPr>
          <w:t xml:space="preserve"> Transformer learning curve</w:t>
        </w:r>
        <w:r>
          <w:rPr>
            <w:noProof/>
            <w:webHidden/>
          </w:rPr>
          <w:tab/>
        </w:r>
        <w:r>
          <w:rPr>
            <w:noProof/>
            <w:webHidden/>
          </w:rPr>
          <w:fldChar w:fldCharType="begin"/>
        </w:r>
        <w:r>
          <w:rPr>
            <w:noProof/>
            <w:webHidden/>
          </w:rPr>
          <w:instrText xml:space="preserve"> PAGEREF _Toc209559366 \h </w:instrText>
        </w:r>
        <w:r>
          <w:rPr>
            <w:noProof/>
            <w:webHidden/>
          </w:rPr>
        </w:r>
        <w:r>
          <w:rPr>
            <w:noProof/>
            <w:webHidden/>
          </w:rPr>
          <w:fldChar w:fldCharType="separate"/>
        </w:r>
        <w:r w:rsidR="008A7358">
          <w:rPr>
            <w:noProof/>
            <w:webHidden/>
          </w:rPr>
          <w:t>22</w:t>
        </w:r>
        <w:r>
          <w:rPr>
            <w:noProof/>
            <w:webHidden/>
          </w:rPr>
          <w:fldChar w:fldCharType="end"/>
        </w:r>
      </w:hyperlink>
    </w:p>
    <w:p w14:paraId="31F9692A" w14:textId="2BBE4105"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67" w:history="1">
        <w:r w:rsidRPr="00725E6D">
          <w:rPr>
            <w:rStyle w:val="Hyperlink"/>
            <w:noProof/>
          </w:rPr>
          <w:t>Figure 12. Common architectures used for stock price prediction</w:t>
        </w:r>
        <w:r>
          <w:rPr>
            <w:noProof/>
            <w:webHidden/>
          </w:rPr>
          <w:tab/>
        </w:r>
        <w:r>
          <w:rPr>
            <w:noProof/>
            <w:webHidden/>
          </w:rPr>
          <w:fldChar w:fldCharType="begin"/>
        </w:r>
        <w:r>
          <w:rPr>
            <w:noProof/>
            <w:webHidden/>
          </w:rPr>
          <w:instrText xml:space="preserve"> PAGEREF _Toc209559367 \h </w:instrText>
        </w:r>
        <w:r>
          <w:rPr>
            <w:noProof/>
            <w:webHidden/>
          </w:rPr>
        </w:r>
        <w:r>
          <w:rPr>
            <w:noProof/>
            <w:webHidden/>
          </w:rPr>
          <w:fldChar w:fldCharType="separate"/>
        </w:r>
        <w:r w:rsidR="008A7358">
          <w:rPr>
            <w:noProof/>
            <w:webHidden/>
          </w:rPr>
          <w:t>27</w:t>
        </w:r>
        <w:r>
          <w:rPr>
            <w:noProof/>
            <w:webHidden/>
          </w:rPr>
          <w:fldChar w:fldCharType="end"/>
        </w:r>
      </w:hyperlink>
    </w:p>
    <w:p w14:paraId="48444D05" w14:textId="409AE32B"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68" w:history="1">
        <w:r w:rsidRPr="00725E6D">
          <w:rPr>
            <w:rStyle w:val="Hyperlink"/>
            <w:noProof/>
          </w:rPr>
          <w:t>Figure 13. Aquila optimiser based idea (part 2)</w:t>
        </w:r>
        <w:r>
          <w:rPr>
            <w:noProof/>
            <w:webHidden/>
          </w:rPr>
          <w:tab/>
        </w:r>
        <w:r>
          <w:rPr>
            <w:noProof/>
            <w:webHidden/>
          </w:rPr>
          <w:fldChar w:fldCharType="begin"/>
        </w:r>
        <w:r>
          <w:rPr>
            <w:noProof/>
            <w:webHidden/>
          </w:rPr>
          <w:instrText xml:space="preserve"> PAGEREF _Toc209559368 \h </w:instrText>
        </w:r>
        <w:r>
          <w:rPr>
            <w:noProof/>
            <w:webHidden/>
          </w:rPr>
        </w:r>
        <w:r>
          <w:rPr>
            <w:noProof/>
            <w:webHidden/>
          </w:rPr>
          <w:fldChar w:fldCharType="separate"/>
        </w:r>
        <w:r w:rsidR="008A7358">
          <w:rPr>
            <w:noProof/>
            <w:webHidden/>
          </w:rPr>
          <w:t>27</w:t>
        </w:r>
        <w:r>
          <w:rPr>
            <w:noProof/>
            <w:webHidden/>
          </w:rPr>
          <w:fldChar w:fldCharType="end"/>
        </w:r>
      </w:hyperlink>
    </w:p>
    <w:p w14:paraId="7F4B8DB5" w14:textId="4086E2BE"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69" w:history="1">
        <w:r w:rsidRPr="00725E6D">
          <w:rPr>
            <w:rStyle w:val="Hyperlink"/>
            <w:noProof/>
          </w:rPr>
          <w:t>Figure 14. Diagram of Aquila optimiser</w:t>
        </w:r>
        <w:r>
          <w:rPr>
            <w:noProof/>
            <w:webHidden/>
          </w:rPr>
          <w:tab/>
        </w:r>
        <w:r>
          <w:rPr>
            <w:noProof/>
            <w:webHidden/>
          </w:rPr>
          <w:fldChar w:fldCharType="begin"/>
        </w:r>
        <w:r>
          <w:rPr>
            <w:noProof/>
            <w:webHidden/>
          </w:rPr>
          <w:instrText xml:space="preserve"> PAGEREF _Toc209559369 \h </w:instrText>
        </w:r>
        <w:r>
          <w:rPr>
            <w:noProof/>
            <w:webHidden/>
          </w:rPr>
        </w:r>
        <w:r>
          <w:rPr>
            <w:noProof/>
            <w:webHidden/>
          </w:rPr>
          <w:fldChar w:fldCharType="separate"/>
        </w:r>
        <w:r w:rsidR="008A7358">
          <w:rPr>
            <w:noProof/>
            <w:webHidden/>
          </w:rPr>
          <w:t>28</w:t>
        </w:r>
        <w:r>
          <w:rPr>
            <w:noProof/>
            <w:webHidden/>
          </w:rPr>
          <w:fldChar w:fldCharType="end"/>
        </w:r>
      </w:hyperlink>
    </w:p>
    <w:p w14:paraId="1088513E" w14:textId="7965DD36"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70" w:history="1">
        <w:r w:rsidRPr="00725E6D">
          <w:rPr>
            <w:rStyle w:val="Hyperlink"/>
            <w:noProof/>
          </w:rPr>
          <w:t>Figure 15</w:t>
        </w:r>
        <w:r w:rsidR="00DE59BC">
          <w:rPr>
            <w:rStyle w:val="Hyperlink"/>
            <w:noProof/>
          </w:rPr>
          <w:t>.</w:t>
        </w:r>
        <w:r w:rsidRPr="00725E6D">
          <w:rPr>
            <w:rStyle w:val="Hyperlink"/>
            <w:noProof/>
          </w:rPr>
          <w:t xml:space="preserve"> XAI reasoning on OHLCV dataset based on SHAP (part 1)</w:t>
        </w:r>
        <w:r>
          <w:rPr>
            <w:noProof/>
            <w:webHidden/>
          </w:rPr>
          <w:tab/>
        </w:r>
        <w:r>
          <w:rPr>
            <w:noProof/>
            <w:webHidden/>
          </w:rPr>
          <w:fldChar w:fldCharType="begin"/>
        </w:r>
        <w:r>
          <w:rPr>
            <w:noProof/>
            <w:webHidden/>
          </w:rPr>
          <w:instrText xml:space="preserve"> PAGEREF _Toc209559370 \h </w:instrText>
        </w:r>
        <w:r>
          <w:rPr>
            <w:noProof/>
            <w:webHidden/>
          </w:rPr>
        </w:r>
        <w:r>
          <w:rPr>
            <w:noProof/>
            <w:webHidden/>
          </w:rPr>
          <w:fldChar w:fldCharType="separate"/>
        </w:r>
        <w:r w:rsidR="008A7358">
          <w:rPr>
            <w:noProof/>
            <w:webHidden/>
          </w:rPr>
          <w:t>29</w:t>
        </w:r>
        <w:r>
          <w:rPr>
            <w:noProof/>
            <w:webHidden/>
          </w:rPr>
          <w:fldChar w:fldCharType="end"/>
        </w:r>
      </w:hyperlink>
    </w:p>
    <w:p w14:paraId="58A16DFF" w14:textId="79E7BB1B"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71" w:history="1">
        <w:r w:rsidRPr="00725E6D">
          <w:rPr>
            <w:rStyle w:val="Hyperlink"/>
            <w:noProof/>
          </w:rPr>
          <w:t>Figure 16</w:t>
        </w:r>
        <w:r w:rsidR="00DE59BC">
          <w:rPr>
            <w:rStyle w:val="Hyperlink"/>
            <w:noProof/>
          </w:rPr>
          <w:t>.</w:t>
        </w:r>
        <w:r w:rsidRPr="00725E6D">
          <w:rPr>
            <w:rStyle w:val="Hyperlink"/>
            <w:noProof/>
          </w:rPr>
          <w:t xml:space="preserve"> XAI reasoning for OHLCV dataset based on SHAP (part 2)</w:t>
        </w:r>
        <w:r>
          <w:rPr>
            <w:noProof/>
            <w:webHidden/>
          </w:rPr>
          <w:tab/>
        </w:r>
        <w:r>
          <w:rPr>
            <w:noProof/>
            <w:webHidden/>
          </w:rPr>
          <w:fldChar w:fldCharType="begin"/>
        </w:r>
        <w:r>
          <w:rPr>
            <w:noProof/>
            <w:webHidden/>
          </w:rPr>
          <w:instrText xml:space="preserve"> PAGEREF _Toc209559371 \h </w:instrText>
        </w:r>
        <w:r>
          <w:rPr>
            <w:noProof/>
            <w:webHidden/>
          </w:rPr>
        </w:r>
        <w:r>
          <w:rPr>
            <w:noProof/>
            <w:webHidden/>
          </w:rPr>
          <w:fldChar w:fldCharType="separate"/>
        </w:r>
        <w:r w:rsidR="008A7358">
          <w:rPr>
            <w:noProof/>
            <w:webHidden/>
          </w:rPr>
          <w:t>30</w:t>
        </w:r>
        <w:r>
          <w:rPr>
            <w:noProof/>
            <w:webHidden/>
          </w:rPr>
          <w:fldChar w:fldCharType="end"/>
        </w:r>
      </w:hyperlink>
    </w:p>
    <w:p w14:paraId="4405AB80" w14:textId="454A3EFA"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72" w:history="1">
        <w:r w:rsidRPr="00725E6D">
          <w:rPr>
            <w:rStyle w:val="Hyperlink"/>
            <w:noProof/>
          </w:rPr>
          <w:t>Figure 17</w:t>
        </w:r>
        <w:r w:rsidR="00DE59BC">
          <w:rPr>
            <w:rStyle w:val="Hyperlink"/>
            <w:noProof/>
          </w:rPr>
          <w:t>.</w:t>
        </w:r>
        <w:r w:rsidRPr="00725E6D">
          <w:rPr>
            <w:rStyle w:val="Hyperlink"/>
            <w:noProof/>
          </w:rPr>
          <w:t xml:space="preserve"> XAI reasoning on OHLCV dataset based on SHAP (part 30</w:t>
        </w:r>
        <w:r>
          <w:rPr>
            <w:noProof/>
            <w:webHidden/>
          </w:rPr>
          <w:tab/>
        </w:r>
        <w:r>
          <w:rPr>
            <w:noProof/>
            <w:webHidden/>
          </w:rPr>
          <w:fldChar w:fldCharType="begin"/>
        </w:r>
        <w:r>
          <w:rPr>
            <w:noProof/>
            <w:webHidden/>
          </w:rPr>
          <w:instrText xml:space="preserve"> PAGEREF _Toc209559372 \h </w:instrText>
        </w:r>
        <w:r>
          <w:rPr>
            <w:noProof/>
            <w:webHidden/>
          </w:rPr>
        </w:r>
        <w:r>
          <w:rPr>
            <w:noProof/>
            <w:webHidden/>
          </w:rPr>
          <w:fldChar w:fldCharType="separate"/>
        </w:r>
        <w:r w:rsidR="008A7358">
          <w:rPr>
            <w:noProof/>
            <w:webHidden/>
          </w:rPr>
          <w:t>31</w:t>
        </w:r>
        <w:r>
          <w:rPr>
            <w:noProof/>
            <w:webHidden/>
          </w:rPr>
          <w:fldChar w:fldCharType="end"/>
        </w:r>
      </w:hyperlink>
    </w:p>
    <w:p w14:paraId="28911B81" w14:textId="6E12FAEB"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73" w:history="1">
        <w:r w:rsidRPr="00725E6D">
          <w:rPr>
            <w:rStyle w:val="Hyperlink"/>
            <w:noProof/>
          </w:rPr>
          <w:t>Figure 18. Agentic AI screen of Kitto web platform</w:t>
        </w:r>
        <w:r>
          <w:rPr>
            <w:noProof/>
            <w:webHidden/>
          </w:rPr>
          <w:tab/>
        </w:r>
        <w:r>
          <w:rPr>
            <w:noProof/>
            <w:webHidden/>
          </w:rPr>
          <w:fldChar w:fldCharType="begin"/>
        </w:r>
        <w:r>
          <w:rPr>
            <w:noProof/>
            <w:webHidden/>
          </w:rPr>
          <w:instrText xml:space="preserve"> PAGEREF _Toc209559373 \h </w:instrText>
        </w:r>
        <w:r>
          <w:rPr>
            <w:noProof/>
            <w:webHidden/>
          </w:rPr>
        </w:r>
        <w:r>
          <w:rPr>
            <w:noProof/>
            <w:webHidden/>
          </w:rPr>
          <w:fldChar w:fldCharType="separate"/>
        </w:r>
        <w:r w:rsidR="008A7358">
          <w:rPr>
            <w:noProof/>
            <w:webHidden/>
          </w:rPr>
          <w:t>32</w:t>
        </w:r>
        <w:r>
          <w:rPr>
            <w:noProof/>
            <w:webHidden/>
          </w:rPr>
          <w:fldChar w:fldCharType="end"/>
        </w:r>
      </w:hyperlink>
    </w:p>
    <w:p w14:paraId="61D8DAB6" w14:textId="14CE31AE"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74" w:history="1">
        <w:r w:rsidRPr="00725E6D">
          <w:rPr>
            <w:rStyle w:val="Hyperlink"/>
            <w:noProof/>
          </w:rPr>
          <w:t>Figure 19. Market page of Kitto web platform</w:t>
        </w:r>
        <w:r>
          <w:rPr>
            <w:noProof/>
            <w:webHidden/>
          </w:rPr>
          <w:tab/>
        </w:r>
        <w:r>
          <w:rPr>
            <w:noProof/>
            <w:webHidden/>
          </w:rPr>
          <w:fldChar w:fldCharType="begin"/>
        </w:r>
        <w:r>
          <w:rPr>
            <w:noProof/>
            <w:webHidden/>
          </w:rPr>
          <w:instrText xml:space="preserve"> PAGEREF _Toc209559374 \h </w:instrText>
        </w:r>
        <w:r>
          <w:rPr>
            <w:noProof/>
            <w:webHidden/>
          </w:rPr>
        </w:r>
        <w:r>
          <w:rPr>
            <w:noProof/>
            <w:webHidden/>
          </w:rPr>
          <w:fldChar w:fldCharType="separate"/>
        </w:r>
        <w:r w:rsidR="008A7358">
          <w:rPr>
            <w:noProof/>
            <w:webHidden/>
          </w:rPr>
          <w:t>32</w:t>
        </w:r>
        <w:r>
          <w:rPr>
            <w:noProof/>
            <w:webHidden/>
          </w:rPr>
          <w:fldChar w:fldCharType="end"/>
        </w:r>
      </w:hyperlink>
    </w:p>
    <w:p w14:paraId="574B5075" w14:textId="57D54291"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75" w:history="1">
        <w:r w:rsidRPr="00725E6D">
          <w:rPr>
            <w:rStyle w:val="Hyperlink"/>
            <w:noProof/>
          </w:rPr>
          <w:t>Figure 20. Portfolio management page of Kitto web platform (part 1)</w:t>
        </w:r>
        <w:r>
          <w:rPr>
            <w:noProof/>
            <w:webHidden/>
          </w:rPr>
          <w:tab/>
        </w:r>
        <w:r>
          <w:rPr>
            <w:noProof/>
            <w:webHidden/>
          </w:rPr>
          <w:fldChar w:fldCharType="begin"/>
        </w:r>
        <w:r>
          <w:rPr>
            <w:noProof/>
            <w:webHidden/>
          </w:rPr>
          <w:instrText xml:space="preserve"> PAGEREF _Toc209559375 \h </w:instrText>
        </w:r>
        <w:r>
          <w:rPr>
            <w:noProof/>
            <w:webHidden/>
          </w:rPr>
        </w:r>
        <w:r>
          <w:rPr>
            <w:noProof/>
            <w:webHidden/>
          </w:rPr>
          <w:fldChar w:fldCharType="separate"/>
        </w:r>
        <w:r w:rsidR="008A7358">
          <w:rPr>
            <w:noProof/>
            <w:webHidden/>
          </w:rPr>
          <w:t>33</w:t>
        </w:r>
        <w:r>
          <w:rPr>
            <w:noProof/>
            <w:webHidden/>
          </w:rPr>
          <w:fldChar w:fldCharType="end"/>
        </w:r>
      </w:hyperlink>
    </w:p>
    <w:p w14:paraId="7F5A7842" w14:textId="40517E6D"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76" w:history="1">
        <w:r w:rsidRPr="00725E6D">
          <w:rPr>
            <w:rStyle w:val="Hyperlink"/>
            <w:noProof/>
          </w:rPr>
          <w:t>Figure 21. Portfolio management page of Kitto web platform (part 2)</w:t>
        </w:r>
        <w:r>
          <w:rPr>
            <w:noProof/>
            <w:webHidden/>
          </w:rPr>
          <w:tab/>
        </w:r>
        <w:r>
          <w:rPr>
            <w:noProof/>
            <w:webHidden/>
          </w:rPr>
          <w:fldChar w:fldCharType="begin"/>
        </w:r>
        <w:r>
          <w:rPr>
            <w:noProof/>
            <w:webHidden/>
          </w:rPr>
          <w:instrText xml:space="preserve"> PAGEREF _Toc209559376 \h </w:instrText>
        </w:r>
        <w:r>
          <w:rPr>
            <w:noProof/>
            <w:webHidden/>
          </w:rPr>
        </w:r>
        <w:r>
          <w:rPr>
            <w:noProof/>
            <w:webHidden/>
          </w:rPr>
          <w:fldChar w:fldCharType="separate"/>
        </w:r>
        <w:r w:rsidR="008A7358">
          <w:rPr>
            <w:noProof/>
            <w:webHidden/>
          </w:rPr>
          <w:t>33</w:t>
        </w:r>
        <w:r>
          <w:rPr>
            <w:noProof/>
            <w:webHidden/>
          </w:rPr>
          <w:fldChar w:fldCharType="end"/>
        </w:r>
      </w:hyperlink>
    </w:p>
    <w:p w14:paraId="4CC4816C" w14:textId="73FBCF25"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77" w:history="1">
        <w:r w:rsidRPr="00725E6D">
          <w:rPr>
            <w:rStyle w:val="Hyperlink"/>
            <w:noProof/>
          </w:rPr>
          <w:t>Figure 22. Portfolio management page of Kitto web platform (part 3)</w:t>
        </w:r>
        <w:r>
          <w:rPr>
            <w:noProof/>
            <w:webHidden/>
          </w:rPr>
          <w:tab/>
        </w:r>
        <w:r>
          <w:rPr>
            <w:noProof/>
            <w:webHidden/>
          </w:rPr>
          <w:fldChar w:fldCharType="begin"/>
        </w:r>
        <w:r>
          <w:rPr>
            <w:noProof/>
            <w:webHidden/>
          </w:rPr>
          <w:instrText xml:space="preserve"> PAGEREF _Toc209559377 \h </w:instrText>
        </w:r>
        <w:r>
          <w:rPr>
            <w:noProof/>
            <w:webHidden/>
          </w:rPr>
        </w:r>
        <w:r>
          <w:rPr>
            <w:noProof/>
            <w:webHidden/>
          </w:rPr>
          <w:fldChar w:fldCharType="separate"/>
        </w:r>
        <w:r w:rsidR="008A7358">
          <w:rPr>
            <w:noProof/>
            <w:webHidden/>
          </w:rPr>
          <w:t>34</w:t>
        </w:r>
        <w:r>
          <w:rPr>
            <w:noProof/>
            <w:webHidden/>
          </w:rPr>
          <w:fldChar w:fldCharType="end"/>
        </w:r>
      </w:hyperlink>
    </w:p>
    <w:p w14:paraId="29A5F968" w14:textId="17BC97C4"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78" w:history="1">
        <w:r w:rsidRPr="00725E6D">
          <w:rPr>
            <w:rStyle w:val="Hyperlink"/>
            <w:noProof/>
          </w:rPr>
          <w:t>Figure 23. XAI page of Kitto web platform</w:t>
        </w:r>
        <w:r>
          <w:rPr>
            <w:noProof/>
            <w:webHidden/>
          </w:rPr>
          <w:tab/>
        </w:r>
        <w:r>
          <w:rPr>
            <w:noProof/>
            <w:webHidden/>
          </w:rPr>
          <w:fldChar w:fldCharType="begin"/>
        </w:r>
        <w:r>
          <w:rPr>
            <w:noProof/>
            <w:webHidden/>
          </w:rPr>
          <w:instrText xml:space="preserve"> PAGEREF _Toc209559378 \h </w:instrText>
        </w:r>
        <w:r>
          <w:rPr>
            <w:noProof/>
            <w:webHidden/>
          </w:rPr>
        </w:r>
        <w:r>
          <w:rPr>
            <w:noProof/>
            <w:webHidden/>
          </w:rPr>
          <w:fldChar w:fldCharType="separate"/>
        </w:r>
        <w:r w:rsidR="008A7358">
          <w:rPr>
            <w:noProof/>
            <w:webHidden/>
          </w:rPr>
          <w:t>34</w:t>
        </w:r>
        <w:r>
          <w:rPr>
            <w:noProof/>
            <w:webHidden/>
          </w:rPr>
          <w:fldChar w:fldCharType="end"/>
        </w:r>
      </w:hyperlink>
    </w:p>
    <w:p w14:paraId="5F5DD735" w14:textId="438E7102"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79" w:history="1">
        <w:r w:rsidRPr="00725E6D">
          <w:rPr>
            <w:rStyle w:val="Hyperlink"/>
            <w:noProof/>
          </w:rPr>
          <w:t>Figure 24. Cost management page of Kitto web platform</w:t>
        </w:r>
        <w:r>
          <w:rPr>
            <w:noProof/>
            <w:webHidden/>
          </w:rPr>
          <w:tab/>
        </w:r>
        <w:r>
          <w:rPr>
            <w:noProof/>
            <w:webHidden/>
          </w:rPr>
          <w:fldChar w:fldCharType="begin"/>
        </w:r>
        <w:r>
          <w:rPr>
            <w:noProof/>
            <w:webHidden/>
          </w:rPr>
          <w:instrText xml:space="preserve"> PAGEREF _Toc209559379 \h </w:instrText>
        </w:r>
        <w:r>
          <w:rPr>
            <w:noProof/>
            <w:webHidden/>
          </w:rPr>
        </w:r>
        <w:r>
          <w:rPr>
            <w:noProof/>
            <w:webHidden/>
          </w:rPr>
          <w:fldChar w:fldCharType="separate"/>
        </w:r>
        <w:r w:rsidR="008A7358">
          <w:rPr>
            <w:noProof/>
            <w:webHidden/>
          </w:rPr>
          <w:t>35</w:t>
        </w:r>
        <w:r>
          <w:rPr>
            <w:noProof/>
            <w:webHidden/>
          </w:rPr>
          <w:fldChar w:fldCharType="end"/>
        </w:r>
      </w:hyperlink>
    </w:p>
    <w:p w14:paraId="2E15F096" w14:textId="642A865B"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80" w:history="1">
        <w:r w:rsidRPr="00725E6D">
          <w:rPr>
            <w:rStyle w:val="Hyperlink"/>
            <w:noProof/>
          </w:rPr>
          <w:t>Figure 25. User management page of Kitto web platform</w:t>
        </w:r>
        <w:r>
          <w:rPr>
            <w:noProof/>
            <w:webHidden/>
          </w:rPr>
          <w:tab/>
        </w:r>
        <w:r>
          <w:rPr>
            <w:noProof/>
            <w:webHidden/>
          </w:rPr>
          <w:fldChar w:fldCharType="begin"/>
        </w:r>
        <w:r>
          <w:rPr>
            <w:noProof/>
            <w:webHidden/>
          </w:rPr>
          <w:instrText xml:space="preserve"> PAGEREF _Toc209559380 \h </w:instrText>
        </w:r>
        <w:r>
          <w:rPr>
            <w:noProof/>
            <w:webHidden/>
          </w:rPr>
        </w:r>
        <w:r>
          <w:rPr>
            <w:noProof/>
            <w:webHidden/>
          </w:rPr>
          <w:fldChar w:fldCharType="separate"/>
        </w:r>
        <w:r w:rsidR="008A7358">
          <w:rPr>
            <w:noProof/>
            <w:webHidden/>
          </w:rPr>
          <w:t>35</w:t>
        </w:r>
        <w:r>
          <w:rPr>
            <w:noProof/>
            <w:webHidden/>
          </w:rPr>
          <w:fldChar w:fldCharType="end"/>
        </w:r>
      </w:hyperlink>
    </w:p>
    <w:p w14:paraId="1ABB664A" w14:textId="6B0277A0"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81" w:history="1">
        <w:r w:rsidRPr="00725E6D">
          <w:rPr>
            <w:rStyle w:val="Hyperlink"/>
            <w:noProof/>
          </w:rPr>
          <w:t>Figure 26. User management page of Kitto web platform (part 2)</w:t>
        </w:r>
        <w:r>
          <w:rPr>
            <w:noProof/>
            <w:webHidden/>
          </w:rPr>
          <w:tab/>
        </w:r>
        <w:r>
          <w:rPr>
            <w:noProof/>
            <w:webHidden/>
          </w:rPr>
          <w:fldChar w:fldCharType="begin"/>
        </w:r>
        <w:r>
          <w:rPr>
            <w:noProof/>
            <w:webHidden/>
          </w:rPr>
          <w:instrText xml:space="preserve"> PAGEREF _Toc209559381 \h </w:instrText>
        </w:r>
        <w:r>
          <w:rPr>
            <w:noProof/>
            <w:webHidden/>
          </w:rPr>
        </w:r>
        <w:r>
          <w:rPr>
            <w:noProof/>
            <w:webHidden/>
          </w:rPr>
          <w:fldChar w:fldCharType="separate"/>
        </w:r>
        <w:r w:rsidR="008A7358">
          <w:rPr>
            <w:noProof/>
            <w:webHidden/>
          </w:rPr>
          <w:t>36</w:t>
        </w:r>
        <w:r>
          <w:rPr>
            <w:noProof/>
            <w:webHidden/>
          </w:rPr>
          <w:fldChar w:fldCharType="end"/>
        </w:r>
      </w:hyperlink>
    </w:p>
    <w:p w14:paraId="224FD66A" w14:textId="0F69C300"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82" w:history="1">
        <w:r w:rsidRPr="00725E6D">
          <w:rPr>
            <w:rStyle w:val="Hyperlink"/>
            <w:noProof/>
          </w:rPr>
          <w:t>Figure 27. Landing page of Kitto web platform</w:t>
        </w:r>
        <w:r>
          <w:rPr>
            <w:noProof/>
            <w:webHidden/>
          </w:rPr>
          <w:tab/>
        </w:r>
        <w:r>
          <w:rPr>
            <w:noProof/>
            <w:webHidden/>
          </w:rPr>
          <w:fldChar w:fldCharType="begin"/>
        </w:r>
        <w:r>
          <w:rPr>
            <w:noProof/>
            <w:webHidden/>
          </w:rPr>
          <w:instrText xml:space="preserve"> PAGEREF _Toc209559382 \h </w:instrText>
        </w:r>
        <w:r>
          <w:rPr>
            <w:noProof/>
            <w:webHidden/>
          </w:rPr>
        </w:r>
        <w:r>
          <w:rPr>
            <w:noProof/>
            <w:webHidden/>
          </w:rPr>
          <w:fldChar w:fldCharType="separate"/>
        </w:r>
        <w:r w:rsidR="008A7358">
          <w:rPr>
            <w:noProof/>
            <w:webHidden/>
          </w:rPr>
          <w:t>36</w:t>
        </w:r>
        <w:r>
          <w:rPr>
            <w:noProof/>
            <w:webHidden/>
          </w:rPr>
          <w:fldChar w:fldCharType="end"/>
        </w:r>
      </w:hyperlink>
    </w:p>
    <w:p w14:paraId="6BE15674" w14:textId="7D57DB9A"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83" w:history="1">
        <w:r w:rsidRPr="00725E6D">
          <w:rPr>
            <w:rStyle w:val="Hyperlink"/>
            <w:noProof/>
          </w:rPr>
          <w:t>Figure 28. Landing page of Kitto web platform (part 2)</w:t>
        </w:r>
        <w:r>
          <w:rPr>
            <w:noProof/>
            <w:webHidden/>
          </w:rPr>
          <w:tab/>
        </w:r>
        <w:r>
          <w:rPr>
            <w:noProof/>
            <w:webHidden/>
          </w:rPr>
          <w:fldChar w:fldCharType="begin"/>
        </w:r>
        <w:r>
          <w:rPr>
            <w:noProof/>
            <w:webHidden/>
          </w:rPr>
          <w:instrText xml:space="preserve"> PAGEREF _Toc209559383 \h </w:instrText>
        </w:r>
        <w:r>
          <w:rPr>
            <w:noProof/>
            <w:webHidden/>
          </w:rPr>
        </w:r>
        <w:r>
          <w:rPr>
            <w:noProof/>
            <w:webHidden/>
          </w:rPr>
          <w:fldChar w:fldCharType="separate"/>
        </w:r>
        <w:r w:rsidR="008A7358">
          <w:rPr>
            <w:noProof/>
            <w:webHidden/>
          </w:rPr>
          <w:t>37</w:t>
        </w:r>
        <w:r>
          <w:rPr>
            <w:noProof/>
            <w:webHidden/>
          </w:rPr>
          <w:fldChar w:fldCharType="end"/>
        </w:r>
      </w:hyperlink>
    </w:p>
    <w:p w14:paraId="3EBE97F4" w14:textId="7BE43097"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84" w:history="1">
        <w:r w:rsidRPr="00725E6D">
          <w:rPr>
            <w:rStyle w:val="Hyperlink"/>
            <w:noProof/>
          </w:rPr>
          <w:t>Figure 29. Landing page of Kitto web platform (part 3)</w:t>
        </w:r>
        <w:r>
          <w:rPr>
            <w:noProof/>
            <w:webHidden/>
          </w:rPr>
          <w:tab/>
        </w:r>
        <w:r>
          <w:rPr>
            <w:noProof/>
            <w:webHidden/>
          </w:rPr>
          <w:fldChar w:fldCharType="begin"/>
        </w:r>
        <w:r>
          <w:rPr>
            <w:noProof/>
            <w:webHidden/>
          </w:rPr>
          <w:instrText xml:space="preserve"> PAGEREF _Toc209559384 \h </w:instrText>
        </w:r>
        <w:r>
          <w:rPr>
            <w:noProof/>
            <w:webHidden/>
          </w:rPr>
        </w:r>
        <w:r>
          <w:rPr>
            <w:noProof/>
            <w:webHidden/>
          </w:rPr>
          <w:fldChar w:fldCharType="separate"/>
        </w:r>
        <w:r w:rsidR="008A7358">
          <w:rPr>
            <w:noProof/>
            <w:webHidden/>
          </w:rPr>
          <w:t>37</w:t>
        </w:r>
        <w:r>
          <w:rPr>
            <w:noProof/>
            <w:webHidden/>
          </w:rPr>
          <w:fldChar w:fldCharType="end"/>
        </w:r>
      </w:hyperlink>
    </w:p>
    <w:p w14:paraId="30D83034" w14:textId="4ACE88D2" w:rsidR="00744CCA" w:rsidRDefault="00744CCA">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59385" w:history="1">
        <w:r w:rsidRPr="00725E6D">
          <w:rPr>
            <w:rStyle w:val="Hyperlink"/>
            <w:noProof/>
          </w:rPr>
          <w:t>Figure 30. Landing page of Kitto web platform (part 4)</w:t>
        </w:r>
        <w:r>
          <w:rPr>
            <w:noProof/>
            <w:webHidden/>
          </w:rPr>
          <w:tab/>
        </w:r>
        <w:r>
          <w:rPr>
            <w:noProof/>
            <w:webHidden/>
          </w:rPr>
          <w:fldChar w:fldCharType="begin"/>
        </w:r>
        <w:r>
          <w:rPr>
            <w:noProof/>
            <w:webHidden/>
          </w:rPr>
          <w:instrText xml:space="preserve"> PAGEREF _Toc209559385 \h </w:instrText>
        </w:r>
        <w:r>
          <w:rPr>
            <w:noProof/>
            <w:webHidden/>
          </w:rPr>
        </w:r>
        <w:r>
          <w:rPr>
            <w:noProof/>
            <w:webHidden/>
          </w:rPr>
          <w:fldChar w:fldCharType="separate"/>
        </w:r>
        <w:r w:rsidR="008A7358">
          <w:rPr>
            <w:noProof/>
            <w:webHidden/>
          </w:rPr>
          <w:t>38</w:t>
        </w:r>
        <w:r>
          <w:rPr>
            <w:noProof/>
            <w:webHidden/>
          </w:rPr>
          <w:fldChar w:fldCharType="end"/>
        </w:r>
      </w:hyperlink>
    </w:p>
    <w:p w14:paraId="1B8735BA" w14:textId="2D5469A1" w:rsidR="0003147F" w:rsidRPr="00E0026A" w:rsidRDefault="00744CCA" w:rsidP="00E0026A">
      <w:pPr>
        <w:spacing w:before="120" w:after="120"/>
        <w:jc w:val="center"/>
        <w:rPr>
          <w:rFonts w:cs="Times New Roman"/>
        </w:rPr>
      </w:pPr>
      <w:r>
        <w:rPr>
          <w:rFonts w:cs="Times New Roman"/>
        </w:rPr>
        <w:fldChar w:fldCharType="end"/>
      </w:r>
    </w:p>
    <w:p w14:paraId="79B0D8FA" w14:textId="2F8D392D" w:rsidR="0003147F" w:rsidRPr="00913C10" w:rsidRDefault="009D4B30" w:rsidP="00FE5BB1">
      <w:pPr>
        <w:pStyle w:val="TOCHeading1"/>
        <w:numPr>
          <w:ilvl w:val="0"/>
          <w:numId w:val="0"/>
        </w:numPr>
        <w:spacing w:before="120" w:after="120"/>
        <w:ind w:left="432" w:hanging="432"/>
        <w:jc w:val="center"/>
        <w:rPr>
          <w:rFonts w:cs="Times New Roman"/>
          <w:color w:val="1F497D" w:themeColor="text2"/>
          <w:sz w:val="32"/>
          <w:szCs w:val="32"/>
        </w:rPr>
      </w:pPr>
      <w:r>
        <w:rPr>
          <w:rFonts w:ascii="Times New Roman" w:hAnsi="Times New Roman" w:cs="Times New Roman"/>
          <w:sz w:val="32"/>
          <w:szCs w:val="32"/>
          <w:lang w:val="en-AU"/>
        </w:rPr>
        <w:t xml:space="preserve">List of </w:t>
      </w:r>
      <w:r w:rsidRPr="00913C10">
        <w:rPr>
          <w:rFonts w:cs="Times New Roman"/>
          <w:color w:val="1F497D" w:themeColor="text2"/>
          <w:sz w:val="32"/>
          <w:szCs w:val="32"/>
        </w:rPr>
        <w:t>Tables</w:t>
      </w:r>
    </w:p>
    <w:p w14:paraId="6FB421DA" w14:textId="1D289D27" w:rsidR="00FE5BB1" w:rsidRDefault="00FE5BB1">
      <w:pPr>
        <w:pStyle w:val="TableofFigures"/>
        <w:tabs>
          <w:tab w:val="right" w:leader="dot" w:pos="10762"/>
        </w:tabs>
        <w:rPr>
          <w:rFonts w:asciiTheme="minorHAnsi" w:eastAsiaTheme="minorEastAsia" w:hAnsiTheme="minorHAnsi"/>
          <w:noProof/>
          <w:kern w:val="2"/>
          <w:sz w:val="24"/>
          <w:szCs w:val="24"/>
          <w:lang w:val="en-US"/>
          <w14:ligatures w14:val="standardContextual"/>
        </w:rPr>
      </w:pPr>
      <w:r>
        <w:rPr>
          <w:rFonts w:cs="Times New Roman"/>
        </w:rPr>
        <w:fldChar w:fldCharType="begin"/>
      </w:r>
      <w:r>
        <w:rPr>
          <w:rFonts w:cs="Times New Roman"/>
        </w:rPr>
        <w:instrText xml:space="preserve"> TOC \h \z \c "Table" </w:instrText>
      </w:r>
      <w:r>
        <w:rPr>
          <w:rFonts w:cs="Times New Roman"/>
        </w:rPr>
        <w:fldChar w:fldCharType="separate"/>
      </w:r>
      <w:hyperlink w:anchor="_Toc209561184" w:history="1">
        <w:r w:rsidRPr="00C1137D">
          <w:rPr>
            <w:rStyle w:val="Hyperlink"/>
            <w:noProof/>
          </w:rPr>
          <w:t>Table 1</w:t>
        </w:r>
        <w:r w:rsidR="00F35C56">
          <w:rPr>
            <w:rStyle w:val="Hyperlink"/>
            <w:noProof/>
          </w:rPr>
          <w:t>.</w:t>
        </w:r>
        <w:r w:rsidRPr="00C1137D">
          <w:rPr>
            <w:rStyle w:val="Hyperlink"/>
            <w:noProof/>
          </w:rPr>
          <w:t xml:space="preserve"> Models comparison</w:t>
        </w:r>
        <w:r>
          <w:rPr>
            <w:noProof/>
            <w:webHidden/>
          </w:rPr>
          <w:tab/>
        </w:r>
        <w:r>
          <w:rPr>
            <w:noProof/>
            <w:webHidden/>
          </w:rPr>
          <w:fldChar w:fldCharType="begin"/>
        </w:r>
        <w:r>
          <w:rPr>
            <w:noProof/>
            <w:webHidden/>
          </w:rPr>
          <w:instrText xml:space="preserve"> PAGEREF _Toc209561184 \h </w:instrText>
        </w:r>
        <w:r>
          <w:rPr>
            <w:noProof/>
            <w:webHidden/>
          </w:rPr>
        </w:r>
        <w:r>
          <w:rPr>
            <w:noProof/>
            <w:webHidden/>
          </w:rPr>
          <w:fldChar w:fldCharType="separate"/>
        </w:r>
        <w:r>
          <w:rPr>
            <w:noProof/>
            <w:webHidden/>
          </w:rPr>
          <w:t>8</w:t>
        </w:r>
        <w:r>
          <w:rPr>
            <w:noProof/>
            <w:webHidden/>
          </w:rPr>
          <w:fldChar w:fldCharType="end"/>
        </w:r>
      </w:hyperlink>
    </w:p>
    <w:p w14:paraId="6C83AAA5" w14:textId="381EEF48" w:rsidR="00FE5BB1" w:rsidRDefault="00FE5BB1">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61185" w:history="1">
        <w:r w:rsidRPr="00C1137D">
          <w:rPr>
            <w:rStyle w:val="Hyperlink"/>
            <w:noProof/>
          </w:rPr>
          <w:t>Table 2</w:t>
        </w:r>
        <w:r w:rsidR="00F35C56">
          <w:rPr>
            <w:rStyle w:val="Hyperlink"/>
            <w:noProof/>
          </w:rPr>
          <w:t>.</w:t>
        </w:r>
        <w:r w:rsidRPr="00C1137D">
          <w:rPr>
            <w:rStyle w:val="Hyperlink"/>
            <w:noProof/>
          </w:rPr>
          <w:t xml:space="preserve"> Performance Evaluation</w:t>
        </w:r>
        <w:r>
          <w:rPr>
            <w:noProof/>
            <w:webHidden/>
          </w:rPr>
          <w:tab/>
        </w:r>
        <w:r>
          <w:rPr>
            <w:noProof/>
            <w:webHidden/>
          </w:rPr>
          <w:fldChar w:fldCharType="begin"/>
        </w:r>
        <w:r>
          <w:rPr>
            <w:noProof/>
            <w:webHidden/>
          </w:rPr>
          <w:instrText xml:space="preserve"> PAGEREF _Toc209561185 \h </w:instrText>
        </w:r>
        <w:r>
          <w:rPr>
            <w:noProof/>
            <w:webHidden/>
          </w:rPr>
        </w:r>
        <w:r>
          <w:rPr>
            <w:noProof/>
            <w:webHidden/>
          </w:rPr>
          <w:fldChar w:fldCharType="separate"/>
        </w:r>
        <w:r>
          <w:rPr>
            <w:noProof/>
            <w:webHidden/>
          </w:rPr>
          <w:t>10</w:t>
        </w:r>
        <w:r>
          <w:rPr>
            <w:noProof/>
            <w:webHidden/>
          </w:rPr>
          <w:fldChar w:fldCharType="end"/>
        </w:r>
      </w:hyperlink>
    </w:p>
    <w:p w14:paraId="12365EED" w14:textId="2D7B5D84" w:rsidR="00FE5BB1" w:rsidRDefault="00FE5BB1">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61186" w:history="1">
        <w:r w:rsidRPr="00C1137D">
          <w:rPr>
            <w:rStyle w:val="Hyperlink"/>
            <w:noProof/>
          </w:rPr>
          <w:t>Table 3</w:t>
        </w:r>
        <w:r w:rsidR="00F35C56">
          <w:rPr>
            <w:rStyle w:val="Hyperlink"/>
            <w:noProof/>
          </w:rPr>
          <w:t>.</w:t>
        </w:r>
        <w:r w:rsidRPr="00C1137D">
          <w:rPr>
            <w:rStyle w:val="Hyperlink"/>
            <w:noProof/>
          </w:rPr>
          <w:t xml:space="preserve"> Final LSTM Pipeline Configuration (Derived from A.O)</w:t>
        </w:r>
        <w:r>
          <w:rPr>
            <w:noProof/>
            <w:webHidden/>
          </w:rPr>
          <w:tab/>
        </w:r>
        <w:r>
          <w:rPr>
            <w:noProof/>
            <w:webHidden/>
          </w:rPr>
          <w:fldChar w:fldCharType="begin"/>
        </w:r>
        <w:r>
          <w:rPr>
            <w:noProof/>
            <w:webHidden/>
          </w:rPr>
          <w:instrText xml:space="preserve"> PAGEREF _Toc209561186 \h </w:instrText>
        </w:r>
        <w:r>
          <w:rPr>
            <w:noProof/>
            <w:webHidden/>
          </w:rPr>
        </w:r>
        <w:r>
          <w:rPr>
            <w:noProof/>
            <w:webHidden/>
          </w:rPr>
          <w:fldChar w:fldCharType="separate"/>
        </w:r>
        <w:r>
          <w:rPr>
            <w:noProof/>
            <w:webHidden/>
          </w:rPr>
          <w:t>12</w:t>
        </w:r>
        <w:r>
          <w:rPr>
            <w:noProof/>
            <w:webHidden/>
          </w:rPr>
          <w:fldChar w:fldCharType="end"/>
        </w:r>
      </w:hyperlink>
    </w:p>
    <w:p w14:paraId="4AE45BA0" w14:textId="789F145E" w:rsidR="00FE5BB1" w:rsidRDefault="00FE5BB1">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61187" w:history="1">
        <w:r w:rsidRPr="00C1137D">
          <w:rPr>
            <w:rStyle w:val="Hyperlink"/>
            <w:noProof/>
          </w:rPr>
          <w:t>Table 4</w:t>
        </w:r>
        <w:r w:rsidR="00F35C56">
          <w:rPr>
            <w:rStyle w:val="Hyperlink"/>
            <w:noProof/>
          </w:rPr>
          <w:t>.</w:t>
        </w:r>
        <w:r w:rsidRPr="00C1137D">
          <w:rPr>
            <w:rStyle w:val="Hyperlink"/>
            <w:noProof/>
          </w:rPr>
          <w:t xml:space="preserve"> Final Transformer configuration (Derived from A.O)</w:t>
        </w:r>
        <w:r>
          <w:rPr>
            <w:noProof/>
            <w:webHidden/>
          </w:rPr>
          <w:tab/>
        </w:r>
        <w:r>
          <w:rPr>
            <w:noProof/>
            <w:webHidden/>
          </w:rPr>
          <w:fldChar w:fldCharType="begin"/>
        </w:r>
        <w:r>
          <w:rPr>
            <w:noProof/>
            <w:webHidden/>
          </w:rPr>
          <w:instrText xml:space="preserve"> PAGEREF _Toc209561187 \h </w:instrText>
        </w:r>
        <w:r>
          <w:rPr>
            <w:noProof/>
            <w:webHidden/>
          </w:rPr>
        </w:r>
        <w:r>
          <w:rPr>
            <w:noProof/>
            <w:webHidden/>
          </w:rPr>
          <w:fldChar w:fldCharType="separate"/>
        </w:r>
        <w:r>
          <w:rPr>
            <w:noProof/>
            <w:webHidden/>
          </w:rPr>
          <w:t>12</w:t>
        </w:r>
        <w:r>
          <w:rPr>
            <w:noProof/>
            <w:webHidden/>
          </w:rPr>
          <w:fldChar w:fldCharType="end"/>
        </w:r>
      </w:hyperlink>
    </w:p>
    <w:p w14:paraId="359BE570" w14:textId="085F28CC" w:rsidR="00FE5BB1" w:rsidRDefault="00FE5BB1">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61188" w:history="1">
        <w:r w:rsidRPr="00C1137D">
          <w:rPr>
            <w:rStyle w:val="Hyperlink"/>
            <w:noProof/>
          </w:rPr>
          <w:t>Table 5</w:t>
        </w:r>
        <w:r w:rsidR="00F35C56">
          <w:rPr>
            <w:rStyle w:val="Hyperlink"/>
            <w:noProof/>
          </w:rPr>
          <w:t>.</w:t>
        </w:r>
        <w:r w:rsidRPr="00C1137D">
          <w:rPr>
            <w:rStyle w:val="Hyperlink"/>
            <w:noProof/>
          </w:rPr>
          <w:t xml:space="preserve"> Investment Goal Default Metrics</w:t>
        </w:r>
        <w:r>
          <w:rPr>
            <w:noProof/>
            <w:webHidden/>
          </w:rPr>
          <w:tab/>
        </w:r>
        <w:r>
          <w:rPr>
            <w:noProof/>
            <w:webHidden/>
          </w:rPr>
          <w:fldChar w:fldCharType="begin"/>
        </w:r>
        <w:r>
          <w:rPr>
            <w:noProof/>
            <w:webHidden/>
          </w:rPr>
          <w:instrText xml:space="preserve"> PAGEREF _Toc209561188 \h </w:instrText>
        </w:r>
        <w:r>
          <w:rPr>
            <w:noProof/>
            <w:webHidden/>
          </w:rPr>
        </w:r>
        <w:r>
          <w:rPr>
            <w:noProof/>
            <w:webHidden/>
          </w:rPr>
          <w:fldChar w:fldCharType="separate"/>
        </w:r>
        <w:r>
          <w:rPr>
            <w:noProof/>
            <w:webHidden/>
          </w:rPr>
          <w:t>17</w:t>
        </w:r>
        <w:r>
          <w:rPr>
            <w:noProof/>
            <w:webHidden/>
          </w:rPr>
          <w:fldChar w:fldCharType="end"/>
        </w:r>
      </w:hyperlink>
    </w:p>
    <w:p w14:paraId="38BDCB23" w14:textId="0F88F9FD" w:rsidR="00FE5BB1" w:rsidRDefault="00FE5BB1">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61189" w:history="1">
        <w:r w:rsidRPr="00C1137D">
          <w:rPr>
            <w:rStyle w:val="Hyperlink"/>
            <w:noProof/>
          </w:rPr>
          <w:t>Table 6</w:t>
        </w:r>
        <w:r w:rsidR="00F35C56">
          <w:rPr>
            <w:rStyle w:val="Hyperlink"/>
            <w:noProof/>
          </w:rPr>
          <w:t>.</w:t>
        </w:r>
        <w:r w:rsidRPr="00C1137D">
          <w:rPr>
            <w:rStyle w:val="Hyperlink"/>
            <w:noProof/>
          </w:rPr>
          <w:t xml:space="preserve"> Risk Tolerance Calibration Units</w:t>
        </w:r>
        <w:r>
          <w:rPr>
            <w:noProof/>
            <w:webHidden/>
          </w:rPr>
          <w:tab/>
        </w:r>
        <w:r>
          <w:rPr>
            <w:noProof/>
            <w:webHidden/>
          </w:rPr>
          <w:fldChar w:fldCharType="begin"/>
        </w:r>
        <w:r>
          <w:rPr>
            <w:noProof/>
            <w:webHidden/>
          </w:rPr>
          <w:instrText xml:space="preserve"> PAGEREF _Toc209561189 \h </w:instrText>
        </w:r>
        <w:r>
          <w:rPr>
            <w:noProof/>
            <w:webHidden/>
          </w:rPr>
        </w:r>
        <w:r>
          <w:rPr>
            <w:noProof/>
            <w:webHidden/>
          </w:rPr>
          <w:fldChar w:fldCharType="separate"/>
        </w:r>
        <w:r>
          <w:rPr>
            <w:noProof/>
            <w:webHidden/>
          </w:rPr>
          <w:t>18</w:t>
        </w:r>
        <w:r>
          <w:rPr>
            <w:noProof/>
            <w:webHidden/>
          </w:rPr>
          <w:fldChar w:fldCharType="end"/>
        </w:r>
      </w:hyperlink>
    </w:p>
    <w:p w14:paraId="0562CB0E" w14:textId="6426C233" w:rsidR="00B17984" w:rsidRPr="00526033" w:rsidRDefault="00FE5BB1">
      <w:pPr>
        <w:spacing w:before="120" w:after="120"/>
        <w:rPr>
          <w:rFonts w:cs="Times New Roman"/>
        </w:rPr>
      </w:pPr>
      <w:r>
        <w:rPr>
          <w:rFonts w:cs="Times New Roman"/>
        </w:rPr>
        <w:fldChar w:fldCharType="end"/>
      </w:r>
    </w:p>
    <w:p w14:paraId="41810ADE" w14:textId="173918D1" w:rsidR="00740899" w:rsidRDefault="00740899">
      <w:pPr>
        <w:pStyle w:val="TableofFigures"/>
        <w:tabs>
          <w:tab w:val="right" w:leader="dot" w:pos="10762"/>
        </w:tabs>
        <w:rPr>
          <w:rFonts w:asciiTheme="minorHAnsi" w:eastAsiaTheme="minorEastAsia" w:hAnsiTheme="minorHAnsi"/>
          <w:noProof/>
          <w:kern w:val="2"/>
          <w:sz w:val="24"/>
          <w:szCs w:val="24"/>
          <w:lang w:val="en-US"/>
          <w14:ligatures w14:val="standardContextual"/>
        </w:rPr>
      </w:pPr>
      <w:r>
        <w:rPr>
          <w:rFonts w:cs="Times New Roman"/>
        </w:rPr>
        <w:fldChar w:fldCharType="begin"/>
      </w:r>
      <w:r>
        <w:rPr>
          <w:rFonts w:cs="Times New Roman"/>
        </w:rPr>
        <w:instrText xml:space="preserve"> TOC \h \z \c "Table" </w:instrText>
      </w:r>
      <w:r>
        <w:rPr>
          <w:rFonts w:cs="Times New Roman"/>
        </w:rPr>
        <w:fldChar w:fldCharType="separate"/>
      </w:r>
      <w:hyperlink w:anchor="_Toc209562177" w:history="1">
        <w:r w:rsidRPr="00C05C6D">
          <w:rPr>
            <w:rStyle w:val="Hyperlink"/>
            <w:noProof/>
          </w:rPr>
          <w:t>Table 1. Models’ comparison</w:t>
        </w:r>
        <w:r>
          <w:rPr>
            <w:noProof/>
            <w:webHidden/>
          </w:rPr>
          <w:tab/>
        </w:r>
        <w:r>
          <w:rPr>
            <w:noProof/>
            <w:webHidden/>
          </w:rPr>
          <w:fldChar w:fldCharType="begin"/>
        </w:r>
        <w:r>
          <w:rPr>
            <w:noProof/>
            <w:webHidden/>
          </w:rPr>
          <w:instrText xml:space="preserve"> PAGEREF _Toc209562177 \h </w:instrText>
        </w:r>
        <w:r>
          <w:rPr>
            <w:noProof/>
            <w:webHidden/>
          </w:rPr>
        </w:r>
        <w:r>
          <w:rPr>
            <w:noProof/>
            <w:webHidden/>
          </w:rPr>
          <w:fldChar w:fldCharType="separate"/>
        </w:r>
        <w:r>
          <w:rPr>
            <w:noProof/>
            <w:webHidden/>
          </w:rPr>
          <w:t>8</w:t>
        </w:r>
        <w:r>
          <w:rPr>
            <w:noProof/>
            <w:webHidden/>
          </w:rPr>
          <w:fldChar w:fldCharType="end"/>
        </w:r>
      </w:hyperlink>
    </w:p>
    <w:p w14:paraId="0E8AD0C0" w14:textId="4D724971" w:rsidR="00740899" w:rsidRDefault="00740899">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62178" w:history="1">
        <w:r w:rsidRPr="00C05C6D">
          <w:rPr>
            <w:rStyle w:val="Hyperlink"/>
            <w:noProof/>
          </w:rPr>
          <w:t>Table 2. Performance Evaluation</w:t>
        </w:r>
        <w:r>
          <w:rPr>
            <w:noProof/>
            <w:webHidden/>
          </w:rPr>
          <w:tab/>
        </w:r>
        <w:r>
          <w:rPr>
            <w:noProof/>
            <w:webHidden/>
          </w:rPr>
          <w:fldChar w:fldCharType="begin"/>
        </w:r>
        <w:r>
          <w:rPr>
            <w:noProof/>
            <w:webHidden/>
          </w:rPr>
          <w:instrText xml:space="preserve"> PAGEREF _Toc209562178 \h </w:instrText>
        </w:r>
        <w:r>
          <w:rPr>
            <w:noProof/>
            <w:webHidden/>
          </w:rPr>
        </w:r>
        <w:r>
          <w:rPr>
            <w:noProof/>
            <w:webHidden/>
          </w:rPr>
          <w:fldChar w:fldCharType="separate"/>
        </w:r>
        <w:r>
          <w:rPr>
            <w:noProof/>
            <w:webHidden/>
          </w:rPr>
          <w:t>10</w:t>
        </w:r>
        <w:r>
          <w:rPr>
            <w:noProof/>
            <w:webHidden/>
          </w:rPr>
          <w:fldChar w:fldCharType="end"/>
        </w:r>
      </w:hyperlink>
    </w:p>
    <w:p w14:paraId="7E771104" w14:textId="08E8F7A1" w:rsidR="00740899" w:rsidRDefault="00740899">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62179" w:history="1">
        <w:r w:rsidRPr="00C05C6D">
          <w:rPr>
            <w:rStyle w:val="Hyperlink"/>
            <w:noProof/>
          </w:rPr>
          <w:t>Table 3. Final LSTM Pipeline Configuration (Derived from A.O)</w:t>
        </w:r>
        <w:r>
          <w:rPr>
            <w:noProof/>
            <w:webHidden/>
          </w:rPr>
          <w:tab/>
        </w:r>
        <w:r>
          <w:rPr>
            <w:noProof/>
            <w:webHidden/>
          </w:rPr>
          <w:fldChar w:fldCharType="begin"/>
        </w:r>
        <w:r>
          <w:rPr>
            <w:noProof/>
            <w:webHidden/>
          </w:rPr>
          <w:instrText xml:space="preserve"> PAGEREF _Toc209562179 \h </w:instrText>
        </w:r>
        <w:r>
          <w:rPr>
            <w:noProof/>
            <w:webHidden/>
          </w:rPr>
        </w:r>
        <w:r>
          <w:rPr>
            <w:noProof/>
            <w:webHidden/>
          </w:rPr>
          <w:fldChar w:fldCharType="separate"/>
        </w:r>
        <w:r>
          <w:rPr>
            <w:noProof/>
            <w:webHidden/>
          </w:rPr>
          <w:t>12</w:t>
        </w:r>
        <w:r>
          <w:rPr>
            <w:noProof/>
            <w:webHidden/>
          </w:rPr>
          <w:fldChar w:fldCharType="end"/>
        </w:r>
      </w:hyperlink>
    </w:p>
    <w:p w14:paraId="38D4BA4B" w14:textId="36293FE5" w:rsidR="00740899" w:rsidRDefault="00740899">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62180" w:history="1">
        <w:r w:rsidRPr="00C05C6D">
          <w:rPr>
            <w:rStyle w:val="Hyperlink"/>
            <w:noProof/>
          </w:rPr>
          <w:t>Table 4. Final Transformer configuration (Derived from A.O)</w:t>
        </w:r>
        <w:r>
          <w:rPr>
            <w:noProof/>
            <w:webHidden/>
          </w:rPr>
          <w:tab/>
        </w:r>
        <w:r>
          <w:rPr>
            <w:noProof/>
            <w:webHidden/>
          </w:rPr>
          <w:fldChar w:fldCharType="begin"/>
        </w:r>
        <w:r>
          <w:rPr>
            <w:noProof/>
            <w:webHidden/>
          </w:rPr>
          <w:instrText xml:space="preserve"> PAGEREF _Toc209562180 \h </w:instrText>
        </w:r>
        <w:r>
          <w:rPr>
            <w:noProof/>
            <w:webHidden/>
          </w:rPr>
        </w:r>
        <w:r>
          <w:rPr>
            <w:noProof/>
            <w:webHidden/>
          </w:rPr>
          <w:fldChar w:fldCharType="separate"/>
        </w:r>
        <w:r>
          <w:rPr>
            <w:noProof/>
            <w:webHidden/>
          </w:rPr>
          <w:t>12</w:t>
        </w:r>
        <w:r>
          <w:rPr>
            <w:noProof/>
            <w:webHidden/>
          </w:rPr>
          <w:fldChar w:fldCharType="end"/>
        </w:r>
      </w:hyperlink>
    </w:p>
    <w:p w14:paraId="53FBA231" w14:textId="7330C057" w:rsidR="00740899" w:rsidRDefault="00740899">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62181" w:history="1">
        <w:r w:rsidRPr="00C05C6D">
          <w:rPr>
            <w:rStyle w:val="Hyperlink"/>
            <w:noProof/>
          </w:rPr>
          <w:t>Table 5. Investment Goal Default Metrics</w:t>
        </w:r>
        <w:r>
          <w:rPr>
            <w:noProof/>
            <w:webHidden/>
          </w:rPr>
          <w:tab/>
        </w:r>
        <w:r>
          <w:rPr>
            <w:noProof/>
            <w:webHidden/>
          </w:rPr>
          <w:fldChar w:fldCharType="begin"/>
        </w:r>
        <w:r>
          <w:rPr>
            <w:noProof/>
            <w:webHidden/>
          </w:rPr>
          <w:instrText xml:space="preserve"> PAGEREF _Toc209562181 \h </w:instrText>
        </w:r>
        <w:r>
          <w:rPr>
            <w:noProof/>
            <w:webHidden/>
          </w:rPr>
        </w:r>
        <w:r>
          <w:rPr>
            <w:noProof/>
            <w:webHidden/>
          </w:rPr>
          <w:fldChar w:fldCharType="separate"/>
        </w:r>
        <w:r>
          <w:rPr>
            <w:noProof/>
            <w:webHidden/>
          </w:rPr>
          <w:t>17</w:t>
        </w:r>
        <w:r>
          <w:rPr>
            <w:noProof/>
            <w:webHidden/>
          </w:rPr>
          <w:fldChar w:fldCharType="end"/>
        </w:r>
      </w:hyperlink>
    </w:p>
    <w:p w14:paraId="778A0E8F" w14:textId="7C49469F" w:rsidR="00740899" w:rsidRDefault="00740899">
      <w:pPr>
        <w:pStyle w:val="TableofFigures"/>
        <w:tabs>
          <w:tab w:val="right" w:leader="dot" w:pos="10762"/>
        </w:tabs>
        <w:rPr>
          <w:rFonts w:asciiTheme="minorHAnsi" w:eastAsiaTheme="minorEastAsia" w:hAnsiTheme="minorHAnsi"/>
          <w:noProof/>
          <w:kern w:val="2"/>
          <w:sz w:val="24"/>
          <w:szCs w:val="24"/>
          <w:lang w:val="en-US"/>
          <w14:ligatures w14:val="standardContextual"/>
        </w:rPr>
      </w:pPr>
      <w:hyperlink w:anchor="_Toc209562182" w:history="1">
        <w:r w:rsidRPr="00C05C6D">
          <w:rPr>
            <w:rStyle w:val="Hyperlink"/>
            <w:noProof/>
          </w:rPr>
          <w:t>Table 6. Risk Tolerance Calibration Units</w:t>
        </w:r>
        <w:r>
          <w:rPr>
            <w:noProof/>
            <w:webHidden/>
          </w:rPr>
          <w:tab/>
        </w:r>
        <w:r>
          <w:rPr>
            <w:noProof/>
            <w:webHidden/>
          </w:rPr>
          <w:fldChar w:fldCharType="begin"/>
        </w:r>
        <w:r>
          <w:rPr>
            <w:noProof/>
            <w:webHidden/>
          </w:rPr>
          <w:instrText xml:space="preserve"> PAGEREF _Toc209562182 \h </w:instrText>
        </w:r>
        <w:r>
          <w:rPr>
            <w:noProof/>
            <w:webHidden/>
          </w:rPr>
        </w:r>
        <w:r>
          <w:rPr>
            <w:noProof/>
            <w:webHidden/>
          </w:rPr>
          <w:fldChar w:fldCharType="separate"/>
        </w:r>
        <w:r>
          <w:rPr>
            <w:noProof/>
            <w:webHidden/>
          </w:rPr>
          <w:t>18</w:t>
        </w:r>
        <w:r>
          <w:rPr>
            <w:noProof/>
            <w:webHidden/>
          </w:rPr>
          <w:fldChar w:fldCharType="end"/>
        </w:r>
      </w:hyperlink>
    </w:p>
    <w:p w14:paraId="0EF9E81E" w14:textId="065D7F36" w:rsidR="00FE5BB1" w:rsidRDefault="00740899">
      <w:pPr>
        <w:spacing w:before="120" w:after="120"/>
        <w:rPr>
          <w:rFonts w:cs="Times New Roman"/>
        </w:rPr>
      </w:pPr>
      <w:r>
        <w:rPr>
          <w:rFonts w:cs="Times New Roman"/>
        </w:rPr>
        <w:fldChar w:fldCharType="end"/>
      </w:r>
    </w:p>
    <w:p w14:paraId="72815E93" w14:textId="77777777" w:rsidR="00FE5BB1" w:rsidRPr="00526033" w:rsidRDefault="00FE5BB1">
      <w:pPr>
        <w:spacing w:before="120" w:after="120"/>
        <w:rPr>
          <w:rFonts w:cs="Times New Roman"/>
        </w:rPr>
      </w:pPr>
    </w:p>
    <w:p w14:paraId="34CE0A41" w14:textId="77777777" w:rsidR="00B17984" w:rsidRPr="00526033" w:rsidRDefault="00B17984">
      <w:pPr>
        <w:spacing w:before="120" w:after="120"/>
        <w:rPr>
          <w:rFonts w:cs="Times New Roman"/>
        </w:rPr>
      </w:pPr>
    </w:p>
    <w:p w14:paraId="62EBF3C5" w14:textId="77777777" w:rsidR="00B17984" w:rsidRPr="00526033" w:rsidRDefault="00B17984">
      <w:pPr>
        <w:spacing w:before="120" w:after="120"/>
        <w:rPr>
          <w:rFonts w:cs="Times New Roman"/>
        </w:rPr>
      </w:pPr>
    </w:p>
    <w:p w14:paraId="66410CFB" w14:textId="77777777" w:rsidR="00DD646C" w:rsidRPr="00526033" w:rsidRDefault="00DD646C">
      <w:pPr>
        <w:spacing w:before="120" w:after="120"/>
        <w:rPr>
          <w:rFonts w:cs="Times New Roman"/>
        </w:rPr>
      </w:pPr>
    </w:p>
    <w:p w14:paraId="2664F4B3" w14:textId="77777777" w:rsidR="00B17984" w:rsidRPr="00526033" w:rsidRDefault="003A1D65" w:rsidP="00DD646C">
      <w:pPr>
        <w:pStyle w:val="Heading1"/>
        <w:spacing w:before="120" w:after="120"/>
      </w:pPr>
      <w:bookmarkStart w:id="0" w:name="_Toc209562150"/>
      <w:r w:rsidRPr="00526033">
        <w:lastRenderedPageBreak/>
        <w:t>Executive Summary</w:t>
      </w:r>
      <w:bookmarkEnd w:id="0"/>
    </w:p>
    <w:p w14:paraId="1DC2F185" w14:textId="0F3290F2" w:rsidR="41D79176" w:rsidRPr="00526033" w:rsidRDefault="41D79176" w:rsidP="00254647">
      <w:pPr>
        <w:spacing w:after="120"/>
        <w:rPr>
          <w:rFonts w:eastAsia="Times New Roman" w:cs="Times New Roman"/>
        </w:rPr>
      </w:pPr>
      <w:r w:rsidRPr="00526033">
        <w:rPr>
          <w:rFonts w:eastAsia="Times New Roman" w:cs="Times New Roman"/>
        </w:rPr>
        <w:t xml:space="preserve">In today’s increasingly complex financial markets, investors face significant challenges when interpreting the vast amounts of data available and forecasting stock price movements with confidence [1]. Although global market participation has risen rapidly, particularly among retail investors, this growth has not been accompanied by tools or expertise that make financial data easier to understand [2]. </w:t>
      </w:r>
      <w:r w:rsidR="004D143D">
        <w:rPr>
          <w:rFonts w:eastAsia="Times New Roman" w:cs="Times New Roman"/>
        </w:rPr>
        <w:t>Specially</w:t>
      </w:r>
      <w:r w:rsidRPr="00526033">
        <w:rPr>
          <w:rFonts w:eastAsia="Times New Roman" w:cs="Times New Roman"/>
        </w:rPr>
        <w:t>, market behaviour is influenced by a wide range of factors, including macroeconomic conditions, geopolitical events, and investor sentiment, making reliable forecasting even more difficult [3][4]. Traditional approaches, such as technical chart analysis and fundamental ratio evaluation, often prove inadequate because they cannot capture the non-linear patterns and sudden shifts that define modern markets. As a result, there is increasing demand for advanced, data-driven analytics that can adapt quickly and respond in real time [4]</w:t>
      </w:r>
      <w:r w:rsidR="3B3E9A71" w:rsidRPr="00526033">
        <w:rPr>
          <w:rFonts w:eastAsia="Times New Roman" w:cs="Times New Roman"/>
        </w:rPr>
        <w:t>.</w:t>
      </w:r>
    </w:p>
    <w:p w14:paraId="281FA288" w14:textId="08B99F02" w:rsidR="3766193F" w:rsidRPr="00526033" w:rsidRDefault="3766193F" w:rsidP="00254647">
      <w:pPr>
        <w:spacing w:after="120"/>
        <w:rPr>
          <w:rFonts w:eastAsia="Times New Roman" w:cs="Times New Roman"/>
        </w:rPr>
      </w:pPr>
      <w:r w:rsidRPr="3F1A3BBD">
        <w:rPr>
          <w:rFonts w:eastAsia="Times New Roman" w:cs="Times New Roman"/>
        </w:rPr>
        <w:t xml:space="preserve">FinVision is a platform designed to address these challenges by improving the accuracy, clarity, and transparency of financial analysis and investment decision-making. The system brings together several techniques into a single pipeline, reflecting the way experienced analysts combine diverse sources of information. To begin with, FinVision collects key financial metrics (KPIs) from the </w:t>
      </w:r>
      <w:r w:rsidR="00526033" w:rsidRPr="3F1A3BBD">
        <w:rPr>
          <w:rFonts w:eastAsia="Times New Roman" w:cs="Times New Roman"/>
        </w:rPr>
        <w:t>Alpha Vantage</w:t>
      </w:r>
      <w:r w:rsidRPr="3F1A3BBD">
        <w:rPr>
          <w:rFonts w:eastAsia="Times New Roman" w:cs="Times New Roman"/>
        </w:rPr>
        <w:t xml:space="preserve"> API. These indicators are then processed using rule-based filters aligned with user preferences, allowing the system to screen companies against chosen criteria and highlight those that meet important performance thresholds. In addition, the platform incorporates a sentiment analysis module that evaluates financial news articles related to specific stocks. Rather than relying on static models, FinVision uses the Google Gemini </w:t>
      </w:r>
      <w:r w:rsidR="005046EE">
        <w:rPr>
          <w:rFonts w:eastAsia="Times New Roman" w:cs="Times New Roman"/>
        </w:rPr>
        <w:t>L</w:t>
      </w:r>
      <w:r w:rsidRPr="3F1A3BBD">
        <w:rPr>
          <w:rFonts w:eastAsia="Times New Roman" w:cs="Times New Roman"/>
        </w:rPr>
        <w:t xml:space="preserve">arge </w:t>
      </w:r>
      <w:r w:rsidR="005046EE">
        <w:rPr>
          <w:rFonts w:eastAsia="Times New Roman" w:cs="Times New Roman"/>
        </w:rPr>
        <w:t>L</w:t>
      </w:r>
      <w:r w:rsidRPr="3F1A3BBD">
        <w:rPr>
          <w:rFonts w:eastAsia="Times New Roman" w:cs="Times New Roman"/>
        </w:rPr>
        <w:t xml:space="preserve">anguage </w:t>
      </w:r>
      <w:r w:rsidR="005046EE">
        <w:rPr>
          <w:rFonts w:eastAsia="Times New Roman" w:cs="Times New Roman"/>
        </w:rPr>
        <w:t>M</w:t>
      </w:r>
      <w:r w:rsidRPr="3F1A3BBD">
        <w:rPr>
          <w:rFonts w:eastAsia="Times New Roman" w:cs="Times New Roman"/>
        </w:rPr>
        <w:t>odel (LLM) to summarise and classify sentiment in a financial context. This enables the system to capture prevailing market sentiment and emerging developments, producing clear sentiment labels</w:t>
      </w:r>
      <w:r w:rsidR="100781B6" w:rsidRPr="3F1A3BBD">
        <w:rPr>
          <w:rFonts w:eastAsia="Times New Roman" w:cs="Times New Roman"/>
        </w:rPr>
        <w:t xml:space="preserve"> </w:t>
      </w:r>
      <w:r w:rsidRPr="3F1A3BBD">
        <w:rPr>
          <w:rFonts w:eastAsia="Times New Roman" w:cs="Times New Roman"/>
        </w:rPr>
        <w:t>that add valuable context to quantitative data. Building on these foundations, FinVision’s predictive engine applies well-established machine learning</w:t>
      </w:r>
      <w:r w:rsidR="005046EE">
        <w:rPr>
          <w:rFonts w:eastAsia="Times New Roman" w:cs="Times New Roman"/>
        </w:rPr>
        <w:t xml:space="preserve"> (ML)</w:t>
      </w:r>
      <w:r w:rsidRPr="3F1A3BBD">
        <w:rPr>
          <w:rFonts w:eastAsia="Times New Roman" w:cs="Times New Roman"/>
        </w:rPr>
        <w:t xml:space="preserve"> and deep learning</w:t>
      </w:r>
      <w:r w:rsidR="005046EE">
        <w:rPr>
          <w:rFonts w:eastAsia="Times New Roman" w:cs="Times New Roman"/>
        </w:rPr>
        <w:t xml:space="preserve"> (DL)</w:t>
      </w:r>
      <w:r w:rsidRPr="3F1A3BBD">
        <w:rPr>
          <w:rFonts w:eastAsia="Times New Roman" w:cs="Times New Roman"/>
        </w:rPr>
        <w:t xml:space="preserve"> models, including Long Short-Term Memory (LSTM) networks, Transformer-based models, and Support Vector Machines (SVMs). These models make use of open, high, low, close, and volume (OHLCV) data, technical indicators, </w:t>
      </w:r>
      <w:r w:rsidR="00B441C8">
        <w:rPr>
          <w:rFonts w:eastAsia="Times New Roman" w:cs="Times New Roman"/>
        </w:rPr>
        <w:t>as well as</w:t>
      </w:r>
      <w:r w:rsidRPr="3F1A3BBD">
        <w:rPr>
          <w:rFonts w:eastAsia="Times New Roman" w:cs="Times New Roman"/>
        </w:rPr>
        <w:t xml:space="preserve"> sentiment labels to forecast price movements. By comparing a range of models, the system can either select the most effective one or combine them in an ensemble to strengthen predictions. </w:t>
      </w:r>
      <w:r w:rsidR="00B441C8">
        <w:rPr>
          <w:rFonts w:eastAsia="Times New Roman" w:cs="Times New Roman"/>
        </w:rPr>
        <w:t>In additi</w:t>
      </w:r>
      <w:r w:rsidR="00F02F48">
        <w:rPr>
          <w:rFonts w:eastAsia="Times New Roman" w:cs="Times New Roman"/>
        </w:rPr>
        <w:t>on</w:t>
      </w:r>
      <w:r w:rsidRPr="3F1A3BBD">
        <w:rPr>
          <w:rFonts w:eastAsia="Times New Roman" w:cs="Times New Roman"/>
        </w:rPr>
        <w:t xml:space="preserve">, FinVision also incorporates an explainable </w:t>
      </w:r>
      <w:r w:rsidR="00B4412F">
        <w:rPr>
          <w:rFonts w:eastAsia="Times New Roman" w:cs="Times New Roman"/>
        </w:rPr>
        <w:t>artificial intelligence (AI)</w:t>
      </w:r>
      <w:r w:rsidRPr="3F1A3BBD">
        <w:rPr>
          <w:rFonts w:eastAsia="Times New Roman" w:cs="Times New Roman"/>
        </w:rPr>
        <w:t xml:space="preserve"> component, using </w:t>
      </w:r>
      <w:proofErr w:type="spellStart"/>
      <w:r w:rsidR="00070307" w:rsidRPr="00070307">
        <w:rPr>
          <w:rFonts w:eastAsia="Times New Roman" w:cs="Times New Roman"/>
        </w:rPr>
        <w:t>SHapley</w:t>
      </w:r>
      <w:proofErr w:type="spellEnd"/>
      <w:r w:rsidR="00070307" w:rsidRPr="00070307">
        <w:rPr>
          <w:rFonts w:eastAsia="Times New Roman" w:cs="Times New Roman"/>
        </w:rPr>
        <w:t xml:space="preserve"> Additive </w:t>
      </w:r>
      <w:proofErr w:type="spellStart"/>
      <w:r w:rsidR="00070307" w:rsidRPr="00070307">
        <w:rPr>
          <w:rFonts w:eastAsia="Times New Roman" w:cs="Times New Roman"/>
        </w:rPr>
        <w:t>exPlanations</w:t>
      </w:r>
      <w:proofErr w:type="spellEnd"/>
      <w:r w:rsidR="00070307" w:rsidRPr="00070307">
        <w:rPr>
          <w:rFonts w:eastAsia="Times New Roman" w:cs="Times New Roman"/>
        </w:rPr>
        <w:t xml:space="preserve"> </w:t>
      </w:r>
      <w:r w:rsidR="00070307">
        <w:rPr>
          <w:rFonts w:eastAsia="Times New Roman" w:cs="Times New Roman"/>
        </w:rPr>
        <w:t>(</w:t>
      </w:r>
      <w:r w:rsidRPr="3F1A3BBD">
        <w:rPr>
          <w:rFonts w:eastAsia="Times New Roman" w:cs="Times New Roman"/>
        </w:rPr>
        <w:t>SHAP</w:t>
      </w:r>
      <w:r w:rsidR="00070307">
        <w:rPr>
          <w:rFonts w:eastAsia="Times New Roman" w:cs="Times New Roman"/>
        </w:rPr>
        <w:t>)</w:t>
      </w:r>
      <w:r w:rsidRPr="3F1A3BBD">
        <w:rPr>
          <w:rFonts w:eastAsia="Times New Roman" w:cs="Times New Roman"/>
        </w:rPr>
        <w:t xml:space="preserve"> and Layer Integrated Gradients (LIG), to ensure that the reasoning behind each forecast is clear to users. This emphasis on interpretability helps build trust and confidence in the system’s outputs.</w:t>
      </w:r>
    </w:p>
    <w:p w14:paraId="41A381EB" w14:textId="0C145F7D" w:rsidR="3C3B315D" w:rsidRPr="00526033" w:rsidRDefault="3C3B315D" w:rsidP="00254647">
      <w:pPr>
        <w:spacing w:after="120"/>
        <w:rPr>
          <w:rFonts w:eastAsia="Times New Roman" w:cs="Times New Roman"/>
        </w:rPr>
      </w:pPr>
      <w:r w:rsidRPr="00526033">
        <w:rPr>
          <w:rFonts w:eastAsia="Times New Roman" w:cs="Times New Roman"/>
        </w:rPr>
        <w:t>The significance of this project lies in its complete end-to-end pipeline and in the practical techniques it applies to financial analytics. Specifically, FinVision integrates sentiment with traditional market data, thereby providing predictions that are labelled with context and easier to interpret. Moreover, it applies Multivariate Empirical Mode Decomposition (MEMD) during preprocessing, a method that decomposes complex time series into component signals for cleaner analysis</w:t>
      </w:r>
      <w:r w:rsidR="007A5721">
        <w:rPr>
          <w:rFonts w:eastAsia="Times New Roman" w:cs="Times New Roman"/>
        </w:rPr>
        <w:t xml:space="preserve"> and</w:t>
      </w:r>
      <w:r w:rsidRPr="00526033">
        <w:rPr>
          <w:rFonts w:eastAsia="Times New Roman" w:cs="Times New Roman"/>
        </w:rPr>
        <w:t xml:space="preserve"> still rarely applied in stock prediction </w:t>
      </w:r>
      <w:r w:rsidR="00526033" w:rsidRPr="00526033">
        <w:rPr>
          <w:rFonts w:eastAsia="Times New Roman" w:cs="Times New Roman"/>
        </w:rPr>
        <w:t>[</w:t>
      </w:r>
      <w:r w:rsidR="004D45E2">
        <w:rPr>
          <w:rFonts w:eastAsia="Times New Roman" w:cs="Times New Roman"/>
          <w:lang w:val="vi-VN"/>
        </w:rPr>
        <w:t>5</w:t>
      </w:r>
      <w:r w:rsidR="00526033" w:rsidRPr="00526033">
        <w:rPr>
          <w:rFonts w:eastAsia="Times New Roman" w:cs="Times New Roman"/>
        </w:rPr>
        <w:t>]</w:t>
      </w:r>
      <w:r w:rsidRPr="00526033">
        <w:rPr>
          <w:rFonts w:eastAsia="Times New Roman" w:cs="Times New Roman"/>
        </w:rPr>
        <w:t xml:space="preserve">. To further improve performance, the system also tested against the Aquila Optimiser and Genetic Algorithm, both bio-inspired approaches to hyperparameter tuning </w:t>
      </w:r>
      <w:r w:rsidR="00526033" w:rsidRPr="00526033">
        <w:rPr>
          <w:rFonts w:eastAsia="Times New Roman" w:cs="Times New Roman"/>
        </w:rPr>
        <w:t>[</w:t>
      </w:r>
      <w:r w:rsidR="001D6357">
        <w:rPr>
          <w:rFonts w:eastAsia="Times New Roman" w:cs="Times New Roman"/>
          <w:lang w:val="vi-VN"/>
        </w:rPr>
        <w:t>5</w:t>
      </w:r>
      <w:r w:rsidR="00526033" w:rsidRPr="00526033">
        <w:rPr>
          <w:rFonts w:eastAsia="Times New Roman" w:cs="Times New Roman"/>
        </w:rPr>
        <w:t>]</w:t>
      </w:r>
      <w:r w:rsidRPr="00526033">
        <w:rPr>
          <w:rFonts w:eastAsia="Times New Roman" w:cs="Times New Roman"/>
        </w:rPr>
        <w:t>, which allow it to identify effective model settings more systematically. Finally, the platform has been validated extensively across all S&amp;P 500 tickers, demonstrating its reliability and generalisability across a wide variety of companies and market conditions.</w:t>
      </w:r>
    </w:p>
    <w:p w14:paraId="4F02F47A" w14:textId="6A251A4D" w:rsidR="51BDD4D4" w:rsidRPr="00526033" w:rsidRDefault="51BDD4D4" w:rsidP="00DD646C">
      <w:pPr>
        <w:rPr>
          <w:rFonts w:eastAsia="Times New Roman" w:cs="Times New Roman"/>
        </w:rPr>
      </w:pPr>
      <w:r w:rsidRPr="00526033">
        <w:rPr>
          <w:rFonts w:eastAsia="Times New Roman" w:cs="Times New Roman"/>
        </w:rPr>
        <w:t xml:space="preserve">In summary, FinVision provides a comprehensive AI-based pipeline that not only improves predictive accuracy but also prioritises transparency and generalisability. </w:t>
      </w:r>
      <w:r w:rsidR="127CA398" w:rsidRPr="00526033">
        <w:rPr>
          <w:rFonts w:eastAsia="Times New Roman" w:cs="Times New Roman"/>
        </w:rPr>
        <w:t>Together, these qualities make FinVision not only a practical tool for investors, but also an insightful contribution to academic research in the growing field of financial technology</w:t>
      </w:r>
      <w:r w:rsidRPr="00526033">
        <w:rPr>
          <w:rFonts w:eastAsia="Times New Roman" w:cs="Times New Roman"/>
        </w:rPr>
        <w:t>.</w:t>
      </w:r>
    </w:p>
    <w:p w14:paraId="5C0C3D73" w14:textId="77777777" w:rsidR="00B17984" w:rsidRPr="00526033" w:rsidRDefault="003A1D65" w:rsidP="00DD646C">
      <w:pPr>
        <w:pStyle w:val="Heading1"/>
        <w:spacing w:before="120" w:after="120"/>
      </w:pPr>
      <w:bookmarkStart w:id="1" w:name="_Toc209562151"/>
      <w:r w:rsidRPr="00526033">
        <w:t>Project background and Problem Statement</w:t>
      </w:r>
      <w:bookmarkEnd w:id="1"/>
    </w:p>
    <w:p w14:paraId="56703175" w14:textId="6DB41DF1" w:rsidR="7F6D2DFE" w:rsidRPr="00526033" w:rsidRDefault="7F6D2DFE" w:rsidP="00254647">
      <w:pPr>
        <w:spacing w:after="120"/>
        <w:rPr>
          <w:rFonts w:eastAsia="Times New Roman" w:cs="Times New Roman"/>
        </w:rPr>
      </w:pPr>
      <w:r w:rsidRPr="00526033">
        <w:rPr>
          <w:rFonts w:eastAsia="Times New Roman" w:cs="Times New Roman"/>
        </w:rPr>
        <w:t>In recent years, stock markets worldwide have experienced a significant increase in participation from individual investors. A growing number of people are now taking greater responsibility for their financial decisions, viewing investment as a pathway to achieving long-</w:t>
      </w:r>
      <w:r w:rsidR="002617D1">
        <w:rPr>
          <w:rFonts w:eastAsia="Times New Roman" w:cs="Times New Roman"/>
        </w:rPr>
        <w:t>t</w:t>
      </w:r>
      <w:r w:rsidRPr="00526033">
        <w:rPr>
          <w:rFonts w:eastAsia="Times New Roman" w:cs="Times New Roman"/>
        </w:rPr>
        <w:t>erm goals and generating returns that exceed those of traditional savings. This group is already substantial and continues to expand rapidly. For example, more than 100 million people now use stock trading applications each year, with usage increasing at an annual rate of approximately 20% [</w:t>
      </w:r>
      <w:r w:rsidR="00E45046">
        <w:rPr>
          <w:rFonts w:eastAsia="Times New Roman" w:cs="Times New Roman"/>
        </w:rPr>
        <w:t>6</w:t>
      </w:r>
      <w:r w:rsidRPr="00526033">
        <w:rPr>
          <w:rFonts w:eastAsia="Times New Roman" w:cs="Times New Roman"/>
        </w:rPr>
        <w:t>]. Similar developments are evident in emerging markets as well. In Vietnam, for instance, a survey reported that half of respondents had entered the stock market within the previous year [2]</w:t>
      </w:r>
      <w:r w:rsidR="2C8B81A6" w:rsidRPr="00526033">
        <w:rPr>
          <w:rFonts w:eastAsia="Times New Roman" w:cs="Times New Roman"/>
        </w:rPr>
        <w:t>.</w:t>
      </w:r>
      <w:r w:rsidR="224B4497" w:rsidRPr="00526033">
        <w:rPr>
          <w:rFonts w:eastAsia="Times New Roman" w:cs="Times New Roman"/>
        </w:rPr>
        <w:t xml:space="preserve"> </w:t>
      </w:r>
      <w:r w:rsidR="2C8B81A6" w:rsidRPr="00526033">
        <w:rPr>
          <w:rFonts w:eastAsia="Times New Roman" w:cs="Times New Roman"/>
        </w:rPr>
        <w:t>Although this expansion in access represents progress in terms of financial inclusion, it also highlights significant challenges. Many of these new investors lack the knowledge and skills needed to interpret complex market data effectively. According to the OECD’s 2024 programme for retail investors, only 48% of new investors could correctly answer a question on diversification, and among 18</w:t>
      </w:r>
      <w:r w:rsidR="008F45AF">
        <w:rPr>
          <w:rFonts w:eastAsia="Times New Roman" w:cs="Times New Roman"/>
        </w:rPr>
        <w:t xml:space="preserve"> to </w:t>
      </w:r>
      <w:r w:rsidR="2C8B81A6" w:rsidRPr="00526033">
        <w:rPr>
          <w:rFonts w:eastAsia="Times New Roman" w:cs="Times New Roman"/>
        </w:rPr>
        <w:t>24</w:t>
      </w:r>
      <w:r w:rsidR="39E25CAC" w:rsidRPr="00526033">
        <w:rPr>
          <w:rFonts w:eastAsia="Times New Roman" w:cs="Times New Roman"/>
        </w:rPr>
        <w:t>-</w:t>
      </w:r>
      <w:r w:rsidR="2C8B81A6" w:rsidRPr="00526033">
        <w:rPr>
          <w:rFonts w:eastAsia="Times New Roman" w:cs="Times New Roman"/>
        </w:rPr>
        <w:t>year-olds this figure fell to just 42% [</w:t>
      </w:r>
      <w:r w:rsidR="00E45046">
        <w:rPr>
          <w:rFonts w:eastAsia="Times New Roman" w:cs="Times New Roman"/>
        </w:rPr>
        <w:t>7</w:t>
      </w:r>
      <w:r w:rsidR="2C8B81A6" w:rsidRPr="00526033">
        <w:rPr>
          <w:rFonts w:eastAsia="Times New Roman" w:cs="Times New Roman"/>
        </w:rPr>
        <w:t>]. These findings make clear that while more people are participating in financial markets, preparedness has not advanced at the same pace</w:t>
      </w:r>
      <w:r w:rsidR="3068A7C2" w:rsidRPr="00526033">
        <w:rPr>
          <w:rFonts w:eastAsia="Times New Roman" w:cs="Times New Roman"/>
        </w:rPr>
        <w:t xml:space="preserve"> [2]</w:t>
      </w:r>
      <w:r w:rsidR="2C8B81A6" w:rsidRPr="00526033">
        <w:rPr>
          <w:rFonts w:eastAsia="Times New Roman" w:cs="Times New Roman"/>
        </w:rPr>
        <w:t>. This imbalance has created an urgent need for decision-support tools that can guide non-experts through complex financial environments and help them build confidence in their strategies.</w:t>
      </w:r>
    </w:p>
    <w:p w14:paraId="3AE20DE7" w14:textId="712A9A48" w:rsidR="322C0979" w:rsidRPr="00526033" w:rsidRDefault="322C0979" w:rsidP="00254647">
      <w:pPr>
        <w:spacing w:after="120"/>
        <w:rPr>
          <w:rFonts w:eastAsia="Times New Roman" w:cs="Times New Roman"/>
        </w:rPr>
      </w:pPr>
      <w:r w:rsidRPr="00526033">
        <w:rPr>
          <w:rFonts w:eastAsia="Times New Roman" w:cs="Times New Roman"/>
        </w:rPr>
        <w:t>At the same time, financial markets themselves are becoming more complex and harder to predict</w:t>
      </w:r>
      <w:r w:rsidR="2C8B81A6" w:rsidRPr="00526033">
        <w:rPr>
          <w:rFonts w:eastAsia="Times New Roman" w:cs="Times New Roman"/>
        </w:rPr>
        <w:t xml:space="preserve">. </w:t>
      </w:r>
      <w:r w:rsidR="42EA9506" w:rsidRPr="00526033">
        <w:rPr>
          <w:rFonts w:eastAsia="Times New Roman" w:cs="Times New Roman"/>
        </w:rPr>
        <w:t>Stock p</w:t>
      </w:r>
      <w:r w:rsidR="2C8B81A6" w:rsidRPr="00526033">
        <w:rPr>
          <w:rFonts w:eastAsia="Times New Roman" w:cs="Times New Roman"/>
        </w:rPr>
        <w:t xml:space="preserve">rices are driven not only by company fundamentals and macroeconomic indicators but also by geopolitical tensions, regulatory </w:t>
      </w:r>
      <w:r w:rsidR="2C8B81A6" w:rsidRPr="00526033">
        <w:rPr>
          <w:rFonts w:eastAsia="Times New Roman" w:cs="Times New Roman"/>
        </w:rPr>
        <w:lastRenderedPageBreak/>
        <w:t>announcements, and sudden shifts in public sentiment</w:t>
      </w:r>
      <w:r w:rsidR="592F5BC7" w:rsidRPr="00526033">
        <w:rPr>
          <w:rFonts w:eastAsia="Times New Roman" w:cs="Times New Roman"/>
        </w:rPr>
        <w:t xml:space="preserve"> [3][4]</w:t>
      </w:r>
      <w:r w:rsidR="2C8B81A6" w:rsidRPr="00526033">
        <w:rPr>
          <w:rFonts w:eastAsia="Times New Roman" w:cs="Times New Roman"/>
        </w:rPr>
        <w:t>. These overlapping factors can trigger abrupt and non-linear dynamics, undermining traditional assumptions of smooth and stable price movements [</w:t>
      </w:r>
      <w:r w:rsidR="00E45046">
        <w:rPr>
          <w:rFonts w:eastAsia="Times New Roman" w:cs="Times New Roman"/>
        </w:rPr>
        <w:t>8</w:t>
      </w:r>
      <w:r w:rsidR="2C8B81A6" w:rsidRPr="00526033">
        <w:rPr>
          <w:rFonts w:eastAsia="Times New Roman" w:cs="Times New Roman"/>
        </w:rPr>
        <w:t xml:space="preserve">]. Forecasting methods that rely solely on historical data or static ratios often prove insufficient when relationships are unstable or when information flows from many sources at once. Reviews of forecasting practice confirm that classical, single-source approaches underperform in such conditions </w:t>
      </w:r>
      <w:r w:rsidR="000E6C2E">
        <w:rPr>
          <w:rFonts w:eastAsia="Times New Roman" w:cs="Times New Roman"/>
        </w:rPr>
        <w:t>[9]</w:t>
      </w:r>
      <w:r w:rsidR="2C8B81A6" w:rsidRPr="00526033">
        <w:rPr>
          <w:rFonts w:eastAsia="Times New Roman" w:cs="Times New Roman"/>
        </w:rPr>
        <w:t xml:space="preserve">. </w:t>
      </w:r>
      <w:r w:rsidR="5C1C470B" w:rsidRPr="00526033">
        <w:rPr>
          <w:rFonts w:eastAsia="Times New Roman" w:cs="Times New Roman"/>
        </w:rPr>
        <w:t>For less experienced investors, this complexity can turn the abundance of information into noise, making decisions even harder</w:t>
      </w:r>
      <w:r w:rsidR="2C8B81A6" w:rsidRPr="00526033">
        <w:rPr>
          <w:rFonts w:eastAsia="Times New Roman" w:cs="Times New Roman"/>
        </w:rPr>
        <w:t>.</w:t>
      </w:r>
    </w:p>
    <w:p w14:paraId="66B4BF08" w14:textId="37882891" w:rsidR="2C8B81A6" w:rsidRPr="00526033" w:rsidRDefault="2C8B81A6" w:rsidP="00254647">
      <w:pPr>
        <w:spacing w:after="120"/>
      </w:pPr>
      <w:r w:rsidRPr="00526033">
        <w:rPr>
          <w:rFonts w:eastAsia="Times New Roman" w:cs="Times New Roman"/>
        </w:rPr>
        <w:t>In response, a</w:t>
      </w:r>
      <w:r w:rsidR="7E7F4F2B" w:rsidRPr="00526033">
        <w:rPr>
          <w:rFonts w:eastAsia="Times New Roman" w:cs="Times New Roman"/>
        </w:rPr>
        <w:t xml:space="preserve"> </w:t>
      </w:r>
      <w:r w:rsidR="007F12E4">
        <w:rPr>
          <w:rFonts w:eastAsia="Times New Roman" w:cs="Times New Roman"/>
        </w:rPr>
        <w:t>r</w:t>
      </w:r>
      <w:r w:rsidR="7E7F4F2B" w:rsidRPr="00526033">
        <w:rPr>
          <w:rFonts w:eastAsia="Times New Roman" w:cs="Times New Roman"/>
        </w:rPr>
        <w:t xml:space="preserve">ecent studies point to the benefits of combining different sources of information. Research published in 2024 and 2025 highlights a clear shift towards integrated approaches that use both numerical data (such as price and volume) and qualitative data (such as sentiment from news or social media) </w:t>
      </w:r>
      <w:r w:rsidR="00F520F0">
        <w:rPr>
          <w:rFonts w:eastAsia="Times New Roman" w:cs="Times New Roman"/>
        </w:rPr>
        <w:t>[9]</w:t>
      </w:r>
      <w:r w:rsidR="7E7F4F2B" w:rsidRPr="00526033">
        <w:rPr>
          <w:rFonts w:eastAsia="Times New Roman" w:cs="Times New Roman"/>
        </w:rPr>
        <w:t xml:space="preserve">, </w:t>
      </w:r>
      <w:r w:rsidR="00F06C87">
        <w:rPr>
          <w:rFonts w:eastAsia="Times New Roman" w:cs="Times New Roman"/>
        </w:rPr>
        <w:t>[10]</w:t>
      </w:r>
      <w:r w:rsidRPr="00526033">
        <w:rPr>
          <w:rFonts w:eastAsia="Times New Roman" w:cs="Times New Roman"/>
        </w:rPr>
        <w:t>. Such approaches provide a more complete picture of market behaviour. Sentiment signals</w:t>
      </w:r>
      <w:r w:rsidR="2BF22866" w:rsidRPr="00526033">
        <w:rPr>
          <w:rFonts w:eastAsia="Times New Roman" w:cs="Times New Roman"/>
        </w:rPr>
        <w:t xml:space="preserve"> have</w:t>
      </w:r>
      <w:r w:rsidRPr="00526033">
        <w:rPr>
          <w:rFonts w:eastAsia="Times New Roman" w:cs="Times New Roman"/>
        </w:rPr>
        <w:t xml:space="preserve"> been shown to anticipate or contextualise turning points around critical events such as earnings announcements or policy changes, moments where historical patterns often prove unreliable </w:t>
      </w:r>
      <w:r w:rsidR="00F06C87">
        <w:rPr>
          <w:rFonts w:eastAsia="Times New Roman" w:cs="Times New Roman"/>
        </w:rPr>
        <w:t>[10]</w:t>
      </w:r>
      <w:r w:rsidRPr="00526033">
        <w:rPr>
          <w:rFonts w:eastAsia="Times New Roman" w:cs="Times New Roman"/>
        </w:rPr>
        <w:t>.</w:t>
      </w:r>
      <w:r w:rsidR="00140643">
        <w:rPr>
          <w:rFonts w:eastAsia="Times New Roman" w:cs="Times New Roman"/>
        </w:rPr>
        <w:t xml:space="preserve"> </w:t>
      </w:r>
      <w:r w:rsidR="259CC49F" w:rsidRPr="00526033">
        <w:rPr>
          <w:rFonts w:eastAsia="Times New Roman" w:cs="Times New Roman"/>
        </w:rPr>
        <w:t>Early experiments with multimodal systems also show that combining text with price data can improve stability, particularly when one data source is weak or noisy</w:t>
      </w:r>
      <w:r w:rsidRPr="00526033">
        <w:rPr>
          <w:rFonts w:eastAsia="Times New Roman" w:cs="Times New Roman"/>
        </w:rPr>
        <w:t xml:space="preserve"> </w:t>
      </w:r>
      <w:r w:rsidR="002B4957">
        <w:rPr>
          <w:rFonts w:eastAsia="Times New Roman" w:cs="Times New Roman"/>
        </w:rPr>
        <w:t>[11]</w:t>
      </w:r>
      <w:r w:rsidRPr="00526033">
        <w:rPr>
          <w:rFonts w:eastAsia="Times New Roman" w:cs="Times New Roman"/>
        </w:rPr>
        <w:t>. The academic implication is straightforward: decision-support for contemporary markets must integrate diverse evidence streams rather than extrapolate from price data alone.</w:t>
      </w:r>
    </w:p>
    <w:p w14:paraId="0FEA8EFA" w14:textId="7E81149A" w:rsidR="2C8B81A6" w:rsidRPr="00526033" w:rsidRDefault="2C8B81A6" w:rsidP="00254647">
      <w:pPr>
        <w:spacing w:after="120"/>
        <w:rPr>
          <w:rFonts w:eastAsia="Times New Roman" w:cs="Times New Roman"/>
        </w:rPr>
      </w:pPr>
      <w:r w:rsidRPr="00526033">
        <w:rPr>
          <w:rFonts w:eastAsia="Times New Roman" w:cs="Times New Roman"/>
        </w:rPr>
        <w:t>Nevertheless, two obstacles continue to restrict the usefulness of advanced analytics for most investors. The first is generalisability. Many models are developed and tested on narrow datasets or specific episodes, which means that their performance can deteriorate when applied to new sectors, regions, or market conditions. Studies note risks of overfitting, sensitivity to parameter choices, and a lack of broad validation, limit</w:t>
      </w:r>
      <w:r w:rsidR="5CD40634" w:rsidRPr="00526033">
        <w:rPr>
          <w:rFonts w:eastAsia="Times New Roman" w:cs="Times New Roman"/>
        </w:rPr>
        <w:t>ing</w:t>
      </w:r>
      <w:r w:rsidRPr="00526033">
        <w:rPr>
          <w:rFonts w:eastAsia="Times New Roman" w:cs="Times New Roman"/>
        </w:rPr>
        <w:t xml:space="preserve"> the reliability of results beyond carefully selected test cases </w:t>
      </w:r>
      <w:r w:rsidR="002B4957">
        <w:rPr>
          <w:rFonts w:eastAsia="Times New Roman" w:cs="Times New Roman"/>
        </w:rPr>
        <w:t>[12]</w:t>
      </w:r>
      <w:r w:rsidRPr="00526033">
        <w:rPr>
          <w:rFonts w:eastAsia="Times New Roman" w:cs="Times New Roman"/>
        </w:rPr>
        <w:t xml:space="preserve">, </w:t>
      </w:r>
      <w:r w:rsidR="00AF6066">
        <w:rPr>
          <w:rFonts w:eastAsia="Times New Roman" w:cs="Times New Roman"/>
        </w:rPr>
        <w:t>[13]</w:t>
      </w:r>
      <w:r w:rsidRPr="00526033">
        <w:rPr>
          <w:rFonts w:eastAsia="Times New Roman" w:cs="Times New Roman"/>
        </w:rPr>
        <w:t>. This limitation is particularly problematic for retail investors with diversified portfolios, as they need decision-support that works consistently across a wide range of assets.</w:t>
      </w:r>
    </w:p>
    <w:p w14:paraId="7A985AD4" w14:textId="5FFA1593" w:rsidR="2C8B81A6" w:rsidRPr="00526033" w:rsidRDefault="2C8B81A6" w:rsidP="00254647">
      <w:pPr>
        <w:spacing w:after="120"/>
        <w:rPr>
          <w:rFonts w:eastAsia="Times New Roman" w:cs="Times New Roman"/>
        </w:rPr>
      </w:pPr>
      <w:r w:rsidRPr="00526033">
        <w:rPr>
          <w:rFonts w:eastAsia="Times New Roman" w:cs="Times New Roman"/>
        </w:rPr>
        <w:t xml:space="preserve">The second obstacle is interpretability. Even when accuracy improves, many models function as “black boxes” offering forecasts without explaining the reasons behind them. This lack of transparency has long been cited as a key barrier to the adoption of AI in finance. A 2024 review in Artificial Intelligence Review shows that investors and regulators alike are reluctant to act on opaque outputs, while evidence increasingly suggests that transparent explanations significantly improve trust and enable better risk management </w:t>
      </w:r>
      <w:r w:rsidR="00AF6066">
        <w:rPr>
          <w:rFonts w:eastAsia="Times New Roman" w:cs="Times New Roman"/>
        </w:rPr>
        <w:t>[14]</w:t>
      </w:r>
      <w:r w:rsidRPr="00526033">
        <w:rPr>
          <w:rFonts w:eastAsia="Times New Roman" w:cs="Times New Roman"/>
        </w:rPr>
        <w:t xml:space="preserve">. </w:t>
      </w:r>
      <w:r w:rsidR="7760358F" w:rsidRPr="00526033">
        <w:rPr>
          <w:rFonts w:eastAsia="Times New Roman" w:cs="Times New Roman"/>
        </w:rPr>
        <w:t>In practice, investors want to know why a prediction is made, for example, whether it is based on macroeconomic data, sector news, or unusual trading patterns, before they will rely on it.</w:t>
      </w:r>
    </w:p>
    <w:p w14:paraId="048235DB" w14:textId="761E1F0C" w:rsidR="2C8B81A6" w:rsidRPr="00526033" w:rsidRDefault="2C8B81A6" w:rsidP="00254647">
      <w:pPr>
        <w:spacing w:after="120"/>
      </w:pPr>
      <w:r w:rsidRPr="00526033">
        <w:rPr>
          <w:rFonts w:eastAsia="Times New Roman" w:cs="Times New Roman"/>
        </w:rPr>
        <w:t xml:space="preserve">This gap between the complexity of markets and the support available to non-experts is further illustrated by the contrast between institutional and retail platforms. Institutional systems such as Bloomberg Terminal or Refinitiv Eikon deliver sophisticated analytics and real-time data, but they remain prohibitively expensive, difficult to operate, and often opaque in how they generate insights. By contrast, retail-oriented tools such as Yahoo Finance or </w:t>
      </w:r>
      <w:proofErr w:type="spellStart"/>
      <w:r w:rsidRPr="00526033">
        <w:rPr>
          <w:rFonts w:eastAsia="Times New Roman" w:cs="Times New Roman"/>
        </w:rPr>
        <w:t>TradingView</w:t>
      </w:r>
      <w:proofErr w:type="spellEnd"/>
      <w:r w:rsidRPr="00526033">
        <w:rPr>
          <w:rFonts w:eastAsia="Times New Roman" w:cs="Times New Roman"/>
        </w:rPr>
        <w:t xml:space="preserve"> are accessible and user-friendly but provide only limited analytical depth, typically surfacing simplified indicators without meaningful context. Consequently, there is a twofold shortfall. On the practical side, investors lack reliable, transparent, and generalisable support. On the academic side, research has yet to produce validated frameworks that integrate </w:t>
      </w:r>
      <w:r w:rsidR="3F4E9715" w:rsidRPr="00526033">
        <w:rPr>
          <w:rFonts w:eastAsia="Times New Roman" w:cs="Times New Roman"/>
        </w:rPr>
        <w:t>different types of evidence</w:t>
      </w:r>
      <w:r w:rsidRPr="00526033">
        <w:rPr>
          <w:rFonts w:eastAsia="Times New Roman" w:cs="Times New Roman"/>
        </w:rPr>
        <w:t xml:space="preserve"> and remain interpretable at market scale.</w:t>
      </w:r>
    </w:p>
    <w:p w14:paraId="261DCDC7" w14:textId="4F089368" w:rsidR="180FAF7E" w:rsidRPr="00526033" w:rsidRDefault="180FAF7E" w:rsidP="00254647">
      <w:pPr>
        <w:spacing w:after="120"/>
      </w:pPr>
      <w:r w:rsidRPr="00526033">
        <w:rPr>
          <w:rFonts w:eastAsia="Times New Roman" w:cs="Times New Roman"/>
        </w:rPr>
        <w:t xml:space="preserve">It is also important to be realistic about limits. Even sophisticated methods face problems such as </w:t>
      </w:r>
      <w:r w:rsidR="00526033" w:rsidRPr="00526033">
        <w:rPr>
          <w:rFonts w:eastAsia="Times New Roman" w:cs="Times New Roman"/>
        </w:rPr>
        <w:t>nonstationary</w:t>
      </w:r>
      <w:r w:rsidRPr="00526033">
        <w:rPr>
          <w:rFonts w:eastAsia="Times New Roman" w:cs="Times New Roman"/>
        </w:rPr>
        <w:t>, sudden structural breaks, and market feedback from algorithmic trading [8</w:t>
      </w:r>
      <w:r w:rsidR="00E45046">
        <w:rPr>
          <w:rFonts w:eastAsia="Times New Roman" w:cs="Times New Roman"/>
        </w:rPr>
        <w:t>]</w:t>
      </w:r>
      <w:r w:rsidRPr="00526033">
        <w:rPr>
          <w:rFonts w:eastAsia="Times New Roman" w:cs="Times New Roman"/>
        </w:rPr>
        <w:t xml:space="preserve">, </w:t>
      </w:r>
      <w:r w:rsidR="00E45046">
        <w:rPr>
          <w:rFonts w:eastAsia="Times New Roman" w:cs="Times New Roman"/>
        </w:rPr>
        <w:t>[13]</w:t>
      </w:r>
      <w:r w:rsidRPr="00526033">
        <w:rPr>
          <w:rFonts w:eastAsia="Times New Roman" w:cs="Times New Roman"/>
        </w:rPr>
        <w:t xml:space="preserve">. For this reason, decision-support systems should not aim to provide perfect forecasts. Instead, they should focus on context and risk awareness. Recent studies are moving in this direction, combining predictive components with tools that show what is driving a recommendation and validating results across different regimes, not just in-sample averages </w:t>
      </w:r>
      <w:r w:rsidR="00AF6066">
        <w:rPr>
          <w:rFonts w:eastAsia="Times New Roman" w:cs="Times New Roman"/>
        </w:rPr>
        <w:t>[14]</w:t>
      </w:r>
      <w:r w:rsidRPr="00526033">
        <w:rPr>
          <w:rFonts w:eastAsia="Times New Roman" w:cs="Times New Roman"/>
        </w:rPr>
        <w:t xml:space="preserve">, </w:t>
      </w:r>
      <w:r w:rsidR="00E45046">
        <w:rPr>
          <w:rFonts w:eastAsia="Times New Roman" w:cs="Times New Roman"/>
        </w:rPr>
        <w:t>[13]</w:t>
      </w:r>
      <w:r w:rsidRPr="00526033">
        <w:rPr>
          <w:rFonts w:eastAsia="Times New Roman" w:cs="Times New Roman"/>
        </w:rPr>
        <w:t>. These designs improve oversight, support investor learning, and match regulatory expectations for transparency.</w:t>
      </w:r>
    </w:p>
    <w:p w14:paraId="644056AA" w14:textId="3CBC7D5B" w:rsidR="2C8B81A6" w:rsidRPr="00526033" w:rsidRDefault="2C8B81A6" w:rsidP="00254647">
      <w:pPr>
        <w:spacing w:after="120"/>
      </w:pPr>
      <w:r w:rsidRPr="00526033">
        <w:rPr>
          <w:rFonts w:eastAsia="Times New Roman" w:cs="Times New Roman"/>
        </w:rPr>
        <w:t xml:space="preserve">The motivation for addressing this shortfall is therefore both practical and academic. Practically, retail investors would benefit from tools that organise and contextualise information, linking market movements to news sentiment or sector-level developments. This would reduce reactive behaviour and encourage decisions that align with long-term objectives. Research shows that adding sentiment cues to numerical trends improves the detection of narrative-driven shifts, particularly during event periods when behaviour is strongly influenced by external news </w:t>
      </w:r>
      <w:r w:rsidR="00F06C87">
        <w:rPr>
          <w:rFonts w:eastAsia="Times New Roman" w:cs="Times New Roman"/>
        </w:rPr>
        <w:t>[10]</w:t>
      </w:r>
      <w:r w:rsidRPr="00526033">
        <w:rPr>
          <w:rFonts w:eastAsia="Times New Roman" w:cs="Times New Roman"/>
        </w:rPr>
        <w:t xml:space="preserve">. Moreover, transparent explanations of why a signal </w:t>
      </w:r>
      <w:r w:rsidR="008B3254" w:rsidRPr="00526033">
        <w:rPr>
          <w:rFonts w:eastAsia="Times New Roman" w:cs="Times New Roman"/>
        </w:rPr>
        <w:t>matter</w:t>
      </w:r>
      <w:r w:rsidR="00447A74">
        <w:rPr>
          <w:rFonts w:eastAsia="Times New Roman" w:cs="Times New Roman"/>
        </w:rPr>
        <w:t xml:space="preserve"> </w:t>
      </w:r>
      <w:r w:rsidRPr="00526033">
        <w:rPr>
          <w:rFonts w:eastAsia="Times New Roman" w:cs="Times New Roman"/>
        </w:rPr>
        <w:t xml:space="preserve">allow investors to calibrate their level of confidence and avoid excessive trading. Evidence on explainability confirms that rationales not only reduce perceived risk but also increase willingness to adopt AI-supported insights </w:t>
      </w:r>
      <w:r w:rsidR="00AF6066">
        <w:rPr>
          <w:rFonts w:eastAsia="Times New Roman" w:cs="Times New Roman"/>
        </w:rPr>
        <w:t>[14]</w:t>
      </w:r>
      <w:r w:rsidRPr="00526033">
        <w:rPr>
          <w:rFonts w:eastAsia="Times New Roman" w:cs="Times New Roman"/>
        </w:rPr>
        <w:t>.</w:t>
      </w:r>
    </w:p>
    <w:p w14:paraId="770D7F09" w14:textId="5DFD5312" w:rsidR="00BE0AE8" w:rsidRPr="00526033" w:rsidRDefault="00BE0AE8" w:rsidP="00254647">
      <w:pPr>
        <w:spacing w:after="120"/>
      </w:pPr>
      <w:r w:rsidRPr="00526033">
        <w:rPr>
          <w:rFonts w:eastAsia="Times New Roman" w:cs="Times New Roman"/>
        </w:rPr>
        <w:t xml:space="preserve">From an academic standpoint, the value is equally strong. A framework that integrates diverse inputs, prioritises interpretability, and is validated across a broad universe would fill well-documented gaps in replicability and external validity </w:t>
      </w:r>
      <w:r w:rsidR="002B4957">
        <w:rPr>
          <w:rFonts w:eastAsia="Times New Roman" w:cs="Times New Roman"/>
        </w:rPr>
        <w:t>[12]</w:t>
      </w:r>
      <w:r w:rsidRPr="00526033">
        <w:rPr>
          <w:rFonts w:eastAsia="Times New Roman" w:cs="Times New Roman"/>
        </w:rPr>
        <w:t xml:space="preserve">, </w:t>
      </w:r>
      <w:r w:rsidR="00AF6066">
        <w:rPr>
          <w:rFonts w:eastAsia="Times New Roman" w:cs="Times New Roman"/>
        </w:rPr>
        <w:t>[13]</w:t>
      </w:r>
      <w:r w:rsidRPr="00526033">
        <w:rPr>
          <w:rFonts w:eastAsia="Times New Roman" w:cs="Times New Roman"/>
        </w:rPr>
        <w:t xml:space="preserve">. It would also meet repeated calls for approaches that are accurate, generalisable, and understandable in wider contexts </w:t>
      </w:r>
      <w:r w:rsidR="002B4957">
        <w:rPr>
          <w:rFonts w:eastAsia="Times New Roman" w:cs="Times New Roman"/>
        </w:rPr>
        <w:t>[9]</w:t>
      </w:r>
      <w:r w:rsidRPr="00526033">
        <w:rPr>
          <w:rFonts w:eastAsia="Times New Roman" w:cs="Times New Roman"/>
        </w:rPr>
        <w:t>. By bringing together time-series analysis, sentiment research, and explainable AI, such a framework would offer both theoretical progress and real-world utility.</w:t>
      </w:r>
    </w:p>
    <w:p w14:paraId="500CE880" w14:textId="18500D2F" w:rsidR="52C56FEF" w:rsidRPr="00526033" w:rsidRDefault="52C56FEF" w:rsidP="00254647">
      <w:pPr>
        <w:spacing w:after="120"/>
      </w:pPr>
      <w:r w:rsidRPr="00526033">
        <w:rPr>
          <w:rFonts w:eastAsia="Times New Roman" w:cs="Times New Roman"/>
        </w:rPr>
        <w:lastRenderedPageBreak/>
        <w:t>The importance of addressing these challenges is significant. For retail investors, an integrated and explainable system would help them manage news-driven volatility, avoid reliance on speculation or social media, and maintain stronger diversification [</w:t>
      </w:r>
      <w:r w:rsidR="00E45046">
        <w:rPr>
          <w:rFonts w:eastAsia="Times New Roman" w:cs="Times New Roman"/>
        </w:rPr>
        <w:t>6]</w:t>
      </w:r>
      <w:r w:rsidRPr="00526033">
        <w:rPr>
          <w:rFonts w:eastAsia="Times New Roman" w:cs="Times New Roman"/>
        </w:rPr>
        <w:t xml:space="preserve">, </w:t>
      </w:r>
      <w:r w:rsidR="00E45046">
        <w:rPr>
          <w:rFonts w:eastAsia="Times New Roman" w:cs="Times New Roman"/>
        </w:rPr>
        <w:t>[7]</w:t>
      </w:r>
      <w:r w:rsidRPr="00526033">
        <w:rPr>
          <w:rFonts w:eastAsia="Times New Roman" w:cs="Times New Roman"/>
        </w:rPr>
        <w:t xml:space="preserve">. For advisors and regulators, such systems would improve auditability and reduce risks from opaque models </w:t>
      </w:r>
      <w:r w:rsidR="0055442C">
        <w:rPr>
          <w:rFonts w:eastAsia="Times New Roman" w:cs="Times New Roman"/>
        </w:rPr>
        <w:t>[15]</w:t>
      </w:r>
      <w:r w:rsidR="00B94F2F">
        <w:rPr>
          <w:rFonts w:eastAsia="Times New Roman" w:cs="Times New Roman"/>
        </w:rPr>
        <w:t xml:space="preserve">, </w:t>
      </w:r>
      <w:r w:rsidR="00981C14">
        <w:rPr>
          <w:rFonts w:eastAsia="Times New Roman" w:cs="Times New Roman"/>
        </w:rPr>
        <w:t>[16]</w:t>
      </w:r>
      <w:r w:rsidRPr="00526033">
        <w:rPr>
          <w:rFonts w:eastAsia="Times New Roman" w:cs="Times New Roman"/>
        </w:rPr>
        <w:t xml:space="preserve">. For academics, developing and testing a framework at market scale would answer long-standing concerns about narrow evaluation and reproducibility </w:t>
      </w:r>
      <w:r w:rsidR="002B4957">
        <w:rPr>
          <w:rFonts w:eastAsia="Times New Roman" w:cs="Times New Roman"/>
        </w:rPr>
        <w:t>[9]</w:t>
      </w:r>
      <w:r w:rsidR="00B94F2F">
        <w:rPr>
          <w:rFonts w:eastAsia="Times New Roman" w:cs="Times New Roman"/>
        </w:rPr>
        <w:t xml:space="preserve">, </w:t>
      </w:r>
      <w:r w:rsidR="00981C14">
        <w:rPr>
          <w:rFonts w:eastAsia="Times New Roman" w:cs="Times New Roman"/>
        </w:rPr>
        <w:t>[17]</w:t>
      </w:r>
      <w:r w:rsidRPr="00526033">
        <w:rPr>
          <w:rFonts w:eastAsia="Times New Roman" w:cs="Times New Roman"/>
        </w:rPr>
        <w:t>.</w:t>
      </w:r>
    </w:p>
    <w:p w14:paraId="0D34AC52" w14:textId="3B32EB03" w:rsidR="2C8B81A6" w:rsidRPr="00526033" w:rsidRDefault="2C8B81A6" w:rsidP="00254647">
      <w:pPr>
        <w:spacing w:after="120"/>
        <w:rPr>
          <w:rFonts w:eastAsia="Times New Roman" w:cs="Times New Roman"/>
        </w:rPr>
      </w:pPr>
      <w:r w:rsidRPr="00526033">
        <w:rPr>
          <w:rFonts w:eastAsia="Times New Roman" w:cs="Times New Roman"/>
        </w:rPr>
        <w:t xml:space="preserve">In summary, the issue is not the availability of financial data but rather the absence of integrated and transparent decision-support that connects historical patterns, </w:t>
      </w:r>
      <w:r w:rsidR="00B6BE4A" w:rsidRPr="00526033">
        <w:rPr>
          <w:rFonts w:eastAsia="Times New Roman" w:cs="Times New Roman"/>
        </w:rPr>
        <w:t>up to date</w:t>
      </w:r>
      <w:r w:rsidRPr="00526033">
        <w:rPr>
          <w:rFonts w:eastAsia="Times New Roman" w:cs="Times New Roman"/>
        </w:rPr>
        <w:t xml:space="preserve"> sentiment, and portfolio breadth. This background shows why such integration is urgently required: the steady inflow of retail investors with uneven levels of financial literacy, the growing influence of sentiment-driven price shifts, and the continuing shortcomings of existing tools and research approaches. A solution that combines sentiment analysis, prioritises interpretability, and ensures generalisability across broad markets</w:t>
      </w:r>
      <w:r w:rsidR="0A61E655" w:rsidRPr="00526033">
        <w:rPr>
          <w:rFonts w:eastAsia="Times New Roman" w:cs="Times New Roman"/>
        </w:rPr>
        <w:t xml:space="preserve">, </w:t>
      </w:r>
      <w:r w:rsidRPr="00526033">
        <w:rPr>
          <w:rFonts w:eastAsia="Times New Roman" w:cs="Times New Roman"/>
        </w:rPr>
        <w:t>such as the S&amp;P 500</w:t>
      </w:r>
      <w:r w:rsidR="3B769E2E" w:rsidRPr="00526033">
        <w:rPr>
          <w:rFonts w:eastAsia="Times New Roman" w:cs="Times New Roman"/>
        </w:rPr>
        <w:t xml:space="preserve">, </w:t>
      </w:r>
      <w:r w:rsidRPr="00526033">
        <w:rPr>
          <w:rFonts w:eastAsia="Times New Roman" w:cs="Times New Roman"/>
        </w:rPr>
        <w:t xml:space="preserve">would generate insights that are accurate in testing and actionable in practice. </w:t>
      </w:r>
      <w:r w:rsidR="2C471553" w:rsidRPr="00526033">
        <w:rPr>
          <w:rFonts w:eastAsia="Times New Roman" w:cs="Times New Roman"/>
        </w:rPr>
        <w:t>In this context</w:t>
      </w:r>
      <w:r w:rsidRPr="00526033">
        <w:rPr>
          <w:rFonts w:eastAsia="Times New Roman" w:cs="Times New Roman"/>
        </w:rPr>
        <w:t xml:space="preserve">, the project highlights its significance both as a response to immediate investor needs and as a step forward in academic research, laying the groundwork for more informed, transparent, and </w:t>
      </w:r>
      <w:r w:rsidR="095E93A8" w:rsidRPr="00526033">
        <w:rPr>
          <w:rFonts w:eastAsia="Times New Roman" w:cs="Times New Roman"/>
        </w:rPr>
        <w:t xml:space="preserve">fair </w:t>
      </w:r>
      <w:r w:rsidRPr="00526033">
        <w:rPr>
          <w:rFonts w:eastAsia="Times New Roman" w:cs="Times New Roman"/>
        </w:rPr>
        <w:t>participation in global markets</w:t>
      </w:r>
      <w:r w:rsidR="613D53A4" w:rsidRPr="00526033">
        <w:rPr>
          <w:rFonts w:eastAsia="Times New Roman" w:cs="Times New Roman"/>
        </w:rPr>
        <w:t>.</w:t>
      </w:r>
    </w:p>
    <w:p w14:paraId="25046F24" w14:textId="77777777" w:rsidR="00B17984" w:rsidRPr="002B2C87" w:rsidRDefault="003A1D65" w:rsidP="00DD646C">
      <w:pPr>
        <w:pStyle w:val="Heading1"/>
        <w:spacing w:before="0" w:after="120"/>
      </w:pPr>
      <w:bookmarkStart w:id="2" w:name="_Toc209562152"/>
      <w:r w:rsidRPr="002B2C87">
        <w:t>Literature review and Market research</w:t>
      </w:r>
      <w:bookmarkEnd w:id="2"/>
    </w:p>
    <w:p w14:paraId="51606FCF" w14:textId="01B6E2ED" w:rsidR="002C522B" w:rsidRPr="002B2C87" w:rsidRDefault="001200EF" w:rsidP="00F90247">
      <w:pPr>
        <w:pStyle w:val="Heading2"/>
        <w:spacing w:before="0"/>
        <w:rPr>
          <w:rFonts w:ascii="Cambria" w:hAnsi="Cambria"/>
        </w:rPr>
      </w:pPr>
      <w:bookmarkStart w:id="3" w:name="_Toc209562153"/>
      <w:r w:rsidRPr="002B2C87">
        <w:t>Financial Platforms and Market Tools</w:t>
      </w:r>
      <w:bookmarkEnd w:id="3"/>
    </w:p>
    <w:p w14:paraId="1E161CF6" w14:textId="66676156" w:rsidR="004901DB" w:rsidRPr="000D7003" w:rsidRDefault="004901DB" w:rsidP="000D7003">
      <w:pPr>
        <w:pStyle w:val="NormalWeb"/>
        <w:spacing w:before="0" w:beforeAutospacing="0" w:after="120" w:afterAutospacing="0"/>
        <w:jc w:val="both"/>
        <w:rPr>
          <w:sz w:val="22"/>
          <w:szCs w:val="22"/>
          <w:lang w:val="en-US"/>
        </w:rPr>
      </w:pPr>
      <w:r w:rsidRPr="004901DB">
        <w:rPr>
          <w:sz w:val="22"/>
          <w:szCs w:val="22"/>
        </w:rPr>
        <w:t>The financial analytics ecosystem today is characteri</w:t>
      </w:r>
      <w:r w:rsidR="008A2F4F">
        <w:rPr>
          <w:sz w:val="22"/>
          <w:szCs w:val="22"/>
        </w:rPr>
        <w:t>s</w:t>
      </w:r>
      <w:r w:rsidRPr="004901DB">
        <w:rPr>
          <w:sz w:val="22"/>
          <w:szCs w:val="22"/>
        </w:rPr>
        <w:t xml:space="preserve">ed by a bifurcation between institutional-grade platforms and consumer-facing </w:t>
      </w:r>
      <w:r w:rsidRPr="000D7003">
        <w:rPr>
          <w:sz w:val="22"/>
          <w:szCs w:val="22"/>
        </w:rPr>
        <w:t xml:space="preserve">solutions. At the institutional end, platforms such as Bloomberg Terminal, Refinitiv Eikon, and FactSet remain dominant. These systems deliver real-time market feeds, integrated financial news, and sophisticated modelling </w:t>
      </w:r>
      <w:r w:rsidR="00526527" w:rsidRPr="000D7003">
        <w:rPr>
          <w:sz w:val="22"/>
          <w:szCs w:val="22"/>
        </w:rPr>
        <w:t>capabilities.</w:t>
      </w:r>
      <w:r w:rsidRPr="000D7003">
        <w:rPr>
          <w:sz w:val="22"/>
          <w:szCs w:val="22"/>
        </w:rPr>
        <w:t xml:space="preserve"> Their comprehensiveness has made them indispensable for portfolio managers, traders, and analysts in major financial institutions. However, these advantages come with significant drawbacks: subscription costs often run into tens of thousands of dollars annually, and the steep learning curves make them accessible only to highly trained </w:t>
      </w:r>
      <w:r w:rsidR="00526527" w:rsidRPr="000D7003">
        <w:rPr>
          <w:sz w:val="22"/>
          <w:szCs w:val="22"/>
        </w:rPr>
        <w:t>professionals.</w:t>
      </w:r>
      <w:r w:rsidRPr="000D7003">
        <w:rPr>
          <w:sz w:val="22"/>
          <w:szCs w:val="22"/>
        </w:rPr>
        <w:t xml:space="preserve"> Moreover, while some of these platforms have begun integrating AI-driven insights, such features are frequently proprietary and opaque, providing little methodological transparency or interpretability to the end user.</w:t>
      </w:r>
    </w:p>
    <w:p w14:paraId="5161C6E2" w14:textId="1D53D60E" w:rsidR="004901DB" w:rsidRPr="000D7003" w:rsidRDefault="004901DB" w:rsidP="000D7003">
      <w:pPr>
        <w:pStyle w:val="NormalWeb"/>
        <w:spacing w:before="0" w:beforeAutospacing="0" w:after="120" w:afterAutospacing="0"/>
        <w:jc w:val="both"/>
        <w:rPr>
          <w:sz w:val="22"/>
          <w:szCs w:val="22"/>
        </w:rPr>
      </w:pPr>
      <w:r w:rsidRPr="000D7003">
        <w:rPr>
          <w:sz w:val="22"/>
          <w:szCs w:val="22"/>
        </w:rPr>
        <w:t>On the consumer-facing side, retail investors frequently rely on platforms such as</w:t>
      </w:r>
      <w:r w:rsidR="00D0494C" w:rsidRPr="000D7003">
        <w:rPr>
          <w:sz w:val="22"/>
          <w:szCs w:val="22"/>
        </w:rPr>
        <w:t xml:space="preserve"> Alpha Vantage, Twelve Data, and Polygon.io</w:t>
      </w:r>
      <w:r w:rsidRPr="000D7003">
        <w:rPr>
          <w:sz w:val="22"/>
          <w:szCs w:val="22"/>
        </w:rPr>
        <w:t xml:space="preserve">, which provide free or low-cost access to stock charts, financial metrics, and community-driven </w:t>
      </w:r>
      <w:r w:rsidR="00526527" w:rsidRPr="000D7003">
        <w:rPr>
          <w:sz w:val="22"/>
          <w:szCs w:val="22"/>
        </w:rPr>
        <w:t>insights.</w:t>
      </w:r>
      <w:r w:rsidRPr="000D7003">
        <w:rPr>
          <w:sz w:val="22"/>
          <w:szCs w:val="22"/>
        </w:rPr>
        <w:t xml:space="preserve"> While these services democratize market access, their analytical capabilities are limited. AI functions, where available, are typically simplified and lack methodological clarity, undermining their reliability for serious investment decision-making.</w:t>
      </w:r>
    </w:p>
    <w:p w14:paraId="2F17AAD0" w14:textId="286E4883" w:rsidR="004901DB" w:rsidRPr="000D7003" w:rsidRDefault="004901DB" w:rsidP="000D7003">
      <w:pPr>
        <w:pStyle w:val="NormalWeb"/>
        <w:spacing w:before="0" w:beforeAutospacing="0" w:after="120" w:afterAutospacing="0"/>
        <w:jc w:val="both"/>
        <w:rPr>
          <w:sz w:val="22"/>
          <w:szCs w:val="22"/>
        </w:rPr>
      </w:pPr>
      <w:r w:rsidRPr="000D7003">
        <w:rPr>
          <w:sz w:val="22"/>
          <w:szCs w:val="22"/>
        </w:rPr>
        <w:t>A parallel ecosystem of financial data APIs</w:t>
      </w:r>
      <w:r w:rsidR="00C03F3A">
        <w:rPr>
          <w:sz w:val="22"/>
          <w:szCs w:val="22"/>
        </w:rPr>
        <w:t>,</w:t>
      </w:r>
      <w:r w:rsidR="00D0494C" w:rsidRPr="000D7003">
        <w:rPr>
          <w:sz w:val="22"/>
          <w:szCs w:val="22"/>
        </w:rPr>
        <w:t xml:space="preserve"> </w:t>
      </w:r>
      <w:r w:rsidRPr="000D7003">
        <w:rPr>
          <w:sz w:val="22"/>
          <w:szCs w:val="22"/>
        </w:rPr>
        <w:t xml:space="preserve">including </w:t>
      </w:r>
      <w:r w:rsidR="00D0494C" w:rsidRPr="000D7003">
        <w:rPr>
          <w:sz w:val="22"/>
          <w:szCs w:val="22"/>
        </w:rPr>
        <w:t xml:space="preserve">Yahoo Finance, </w:t>
      </w:r>
      <w:proofErr w:type="spellStart"/>
      <w:r w:rsidR="00D0494C" w:rsidRPr="000D7003">
        <w:rPr>
          <w:sz w:val="22"/>
          <w:szCs w:val="22"/>
        </w:rPr>
        <w:t>TradingView</w:t>
      </w:r>
      <w:proofErr w:type="spellEnd"/>
      <w:r w:rsidR="00D0494C" w:rsidRPr="000D7003">
        <w:rPr>
          <w:sz w:val="22"/>
          <w:szCs w:val="22"/>
        </w:rPr>
        <w:t>, and Google Finance</w:t>
      </w:r>
      <w:r w:rsidR="00C03F3A">
        <w:rPr>
          <w:sz w:val="22"/>
          <w:szCs w:val="22"/>
        </w:rPr>
        <w:t>,</w:t>
      </w:r>
      <w:r w:rsidR="00D0494C" w:rsidRPr="000D7003">
        <w:rPr>
          <w:sz w:val="22"/>
          <w:szCs w:val="22"/>
        </w:rPr>
        <w:t xml:space="preserve"> </w:t>
      </w:r>
      <w:r w:rsidRPr="000D7003">
        <w:rPr>
          <w:sz w:val="22"/>
          <w:szCs w:val="22"/>
        </w:rPr>
        <w:t xml:space="preserve">caters to developers and researchers by offering raw OHLCV feeds, technical indicators, and historical </w:t>
      </w:r>
      <w:r w:rsidR="00526527" w:rsidRPr="000D7003">
        <w:rPr>
          <w:sz w:val="22"/>
          <w:szCs w:val="22"/>
        </w:rPr>
        <w:t>datasets.</w:t>
      </w:r>
      <w:r w:rsidRPr="000D7003">
        <w:rPr>
          <w:sz w:val="22"/>
          <w:szCs w:val="22"/>
        </w:rPr>
        <w:t xml:space="preserve"> These APIs provide flexibility for custom applications but demand significant development effort and technical expertise to build usable systems. For many non-technical investors, this gap translates into a lack of usable, explainable decision-support systems.</w:t>
      </w:r>
    </w:p>
    <w:p w14:paraId="3A00B7D1" w14:textId="3B911010" w:rsidR="004901DB" w:rsidRPr="000D7003" w:rsidRDefault="004901DB" w:rsidP="000D7003">
      <w:pPr>
        <w:pStyle w:val="NormalWeb"/>
        <w:spacing w:before="0" w:beforeAutospacing="0" w:after="120" w:afterAutospacing="0"/>
        <w:jc w:val="both"/>
        <w:rPr>
          <w:sz w:val="22"/>
          <w:szCs w:val="22"/>
        </w:rPr>
      </w:pPr>
      <w:r w:rsidRPr="000D7003">
        <w:rPr>
          <w:sz w:val="22"/>
          <w:szCs w:val="22"/>
        </w:rPr>
        <w:t xml:space="preserve">In recent years, </w:t>
      </w:r>
      <w:r w:rsidR="000D7003" w:rsidRPr="000D7003">
        <w:rPr>
          <w:sz w:val="22"/>
          <w:szCs w:val="22"/>
        </w:rPr>
        <w:t>a few</w:t>
      </w:r>
      <w:r w:rsidRPr="000D7003">
        <w:rPr>
          <w:sz w:val="22"/>
          <w:szCs w:val="22"/>
        </w:rPr>
        <w:t xml:space="preserve"> fintech startups have emerged, seeking to leverage AI for specific subtasks within the investment pipeline. </w:t>
      </w:r>
      <w:proofErr w:type="spellStart"/>
      <w:r w:rsidRPr="000D7003">
        <w:rPr>
          <w:sz w:val="22"/>
          <w:szCs w:val="22"/>
        </w:rPr>
        <w:t>Accern</w:t>
      </w:r>
      <w:proofErr w:type="spellEnd"/>
      <w:r w:rsidRPr="000D7003">
        <w:rPr>
          <w:sz w:val="22"/>
          <w:szCs w:val="22"/>
        </w:rPr>
        <w:t xml:space="preserve">, for example, applies natural language processing (NLP) to deliver real-time sentiment and event detection; </w:t>
      </w:r>
      <w:proofErr w:type="spellStart"/>
      <w:r w:rsidRPr="000D7003">
        <w:rPr>
          <w:sz w:val="22"/>
          <w:szCs w:val="22"/>
        </w:rPr>
        <w:t>Kavout</w:t>
      </w:r>
      <w:proofErr w:type="spellEnd"/>
      <w:r w:rsidRPr="000D7003">
        <w:rPr>
          <w:sz w:val="22"/>
          <w:szCs w:val="22"/>
        </w:rPr>
        <w:t xml:space="preserve"> produces machine learning</w:t>
      </w:r>
      <w:r w:rsidR="00842852" w:rsidRPr="000D7003">
        <w:rPr>
          <w:sz w:val="22"/>
          <w:szCs w:val="22"/>
        </w:rPr>
        <w:t>-</w:t>
      </w:r>
      <w:r w:rsidRPr="000D7003">
        <w:rPr>
          <w:sz w:val="22"/>
          <w:szCs w:val="22"/>
        </w:rPr>
        <w:t xml:space="preserve">driven “Kai Scores” that rank stocks; and Boosted.ai provides AI-assisted stock screening and risk </w:t>
      </w:r>
      <w:r w:rsidR="00526527" w:rsidRPr="000D7003">
        <w:rPr>
          <w:sz w:val="22"/>
          <w:szCs w:val="22"/>
        </w:rPr>
        <w:t>management.</w:t>
      </w:r>
      <w:r w:rsidRPr="000D7003">
        <w:rPr>
          <w:sz w:val="22"/>
          <w:szCs w:val="22"/>
        </w:rPr>
        <w:t xml:space="preserve"> Although these products demonstrate innovation in sentiment analysis and portfolio optimization, they often operate as “black boxes”</w:t>
      </w:r>
      <w:r w:rsidR="00842852" w:rsidRPr="000D7003">
        <w:rPr>
          <w:sz w:val="22"/>
          <w:szCs w:val="22"/>
        </w:rPr>
        <w:t>,</w:t>
      </w:r>
      <w:r w:rsidRPr="000D7003">
        <w:rPr>
          <w:sz w:val="22"/>
          <w:szCs w:val="22"/>
        </w:rPr>
        <w:t xml:space="preserve"> offering limited transparency into their predictive logic.</w:t>
      </w:r>
    </w:p>
    <w:p w14:paraId="4898A6FD" w14:textId="4D3A6B04" w:rsidR="004901DB" w:rsidRPr="000D7003" w:rsidRDefault="004901DB" w:rsidP="000D7003">
      <w:pPr>
        <w:pStyle w:val="NormalWeb"/>
        <w:spacing w:before="0" w:beforeAutospacing="0" w:after="120" w:afterAutospacing="0"/>
        <w:jc w:val="both"/>
        <w:rPr>
          <w:sz w:val="22"/>
          <w:szCs w:val="22"/>
        </w:rPr>
      </w:pPr>
      <w:r w:rsidRPr="000D7003">
        <w:rPr>
          <w:sz w:val="22"/>
          <w:szCs w:val="22"/>
        </w:rPr>
        <w:t>Academic tools such as FinBERT further illustrate this point: while FinBERT has achieved strong performance in financial sentiment classification, its standalone application does not provide a complete or interpretable investment pipeline [</w:t>
      </w:r>
      <w:r w:rsidR="0030737F">
        <w:rPr>
          <w:sz w:val="22"/>
          <w:szCs w:val="22"/>
        </w:rPr>
        <w:t>18</w:t>
      </w:r>
      <w:r w:rsidRPr="000D7003">
        <w:rPr>
          <w:sz w:val="22"/>
          <w:szCs w:val="22"/>
        </w:rPr>
        <w:t>]. Similarly, although LLMs like GPT and Gemini have demonstrated strong performance in sentiment analysis and text summari</w:t>
      </w:r>
      <w:r w:rsidR="005D3210">
        <w:rPr>
          <w:sz w:val="22"/>
          <w:szCs w:val="22"/>
        </w:rPr>
        <w:t>s</w:t>
      </w:r>
      <w:r w:rsidRPr="000D7003">
        <w:rPr>
          <w:sz w:val="22"/>
          <w:szCs w:val="22"/>
        </w:rPr>
        <w:t>ation, their integration into broader forecasting pipelines is still in its infancy.</w:t>
      </w:r>
    </w:p>
    <w:p w14:paraId="05F2716A" w14:textId="4D3BBB61" w:rsidR="000B511C" w:rsidRPr="000D7003" w:rsidRDefault="004901DB" w:rsidP="000D7003">
      <w:pPr>
        <w:pStyle w:val="NormalWeb"/>
        <w:spacing w:before="0" w:beforeAutospacing="0" w:after="120" w:afterAutospacing="0"/>
        <w:jc w:val="both"/>
        <w:rPr>
          <w:sz w:val="22"/>
          <w:szCs w:val="22"/>
        </w:rPr>
      </w:pPr>
      <w:r w:rsidRPr="000D7003">
        <w:rPr>
          <w:sz w:val="22"/>
          <w:szCs w:val="22"/>
        </w:rPr>
        <w:t>Taken together, this review of existing platforms reveals two major gaps. First, scalable and interpretable prediction systems remain scarce. Institutional systems provide power but lack transparency, while retail tools provide accessibility but lack depth. Second, integration between multimodal signals</w:t>
      </w:r>
      <w:r w:rsidR="00DD32BC" w:rsidRPr="000D7003">
        <w:rPr>
          <w:sz w:val="22"/>
          <w:szCs w:val="22"/>
        </w:rPr>
        <w:t>-</w:t>
      </w:r>
      <w:r w:rsidRPr="000D7003">
        <w:rPr>
          <w:sz w:val="22"/>
          <w:szCs w:val="22"/>
        </w:rPr>
        <w:t>numerical OHLCV features, technical indicators, and qualitative sentiment</w:t>
      </w:r>
      <w:r w:rsidR="00842852" w:rsidRPr="000D7003">
        <w:rPr>
          <w:sz w:val="22"/>
          <w:szCs w:val="22"/>
        </w:rPr>
        <w:t>-</w:t>
      </w:r>
      <w:r w:rsidRPr="000D7003">
        <w:rPr>
          <w:sz w:val="22"/>
          <w:szCs w:val="22"/>
        </w:rPr>
        <w:t>remains limited. The motivation for FinVision arises precisely from these gaps: to deliver advanced yet interpretable AI-based financial forecasting at a scale suitable for retail investors.</w:t>
      </w:r>
    </w:p>
    <w:p w14:paraId="43EE54F7" w14:textId="49755781" w:rsidR="001200EF" w:rsidRPr="000D7003" w:rsidRDefault="001200EF" w:rsidP="00DD646C">
      <w:pPr>
        <w:pStyle w:val="Heading2"/>
        <w:spacing w:before="0" w:after="120"/>
        <w:rPr>
          <w:rFonts w:ascii="Cambria" w:hAnsi="Cambria"/>
        </w:rPr>
      </w:pPr>
      <w:bookmarkStart w:id="4" w:name="_Toc209562154"/>
      <w:r w:rsidRPr="000D7003">
        <w:t>Model Architectures for Stock Prediction</w:t>
      </w:r>
      <w:bookmarkEnd w:id="4"/>
    </w:p>
    <w:p w14:paraId="79D50058" w14:textId="36432083" w:rsidR="00BE7ABA" w:rsidRPr="000D7003" w:rsidRDefault="00BE7ABA" w:rsidP="000D7003">
      <w:pPr>
        <w:pStyle w:val="NormalWeb"/>
        <w:spacing w:before="0" w:beforeAutospacing="0" w:after="120" w:afterAutospacing="0"/>
        <w:jc w:val="both"/>
        <w:rPr>
          <w:sz w:val="22"/>
          <w:szCs w:val="22"/>
          <w:lang w:val="en-US"/>
        </w:rPr>
      </w:pPr>
      <w:r w:rsidRPr="000D7003">
        <w:rPr>
          <w:sz w:val="22"/>
          <w:szCs w:val="22"/>
        </w:rPr>
        <w:t xml:space="preserve">Financial forecasting has historically been dominated by statistical approaches such as ARIMA and GARCH, which are effective in </w:t>
      </w:r>
      <w:r w:rsidR="005B5B0F" w:rsidRPr="000D7003">
        <w:rPr>
          <w:sz w:val="22"/>
          <w:szCs w:val="22"/>
        </w:rPr>
        <w:t>modelling</w:t>
      </w:r>
      <w:r w:rsidRPr="000D7003">
        <w:rPr>
          <w:sz w:val="22"/>
          <w:szCs w:val="22"/>
        </w:rPr>
        <w:t xml:space="preserve"> autoregressive dynamics and volatility clustering but struggle to handle the nonlinearities of modern financial markets </w:t>
      </w:r>
      <w:r w:rsidR="00F10E3F">
        <w:rPr>
          <w:sz w:val="22"/>
          <w:szCs w:val="22"/>
        </w:rPr>
        <w:t>[19]</w:t>
      </w:r>
      <w:r w:rsidRPr="000D7003">
        <w:rPr>
          <w:sz w:val="22"/>
          <w:szCs w:val="22"/>
        </w:rPr>
        <w:t xml:space="preserve">. These limitations prompted the adoption of machine learning, and later deep learning, which expanded the </w:t>
      </w:r>
      <w:r w:rsidR="00FE09BA" w:rsidRPr="000D7003">
        <w:rPr>
          <w:sz w:val="22"/>
          <w:szCs w:val="22"/>
        </w:rPr>
        <w:t>modelling</w:t>
      </w:r>
      <w:r w:rsidRPr="000D7003">
        <w:rPr>
          <w:sz w:val="22"/>
          <w:szCs w:val="22"/>
        </w:rPr>
        <w:t xml:space="preserve"> toolkit with the capacity to capture nonlinear dependencies in financial time series </w:t>
      </w:r>
      <w:r w:rsidR="00F10E3F">
        <w:rPr>
          <w:sz w:val="22"/>
          <w:szCs w:val="22"/>
        </w:rPr>
        <w:t>[19]</w:t>
      </w:r>
      <w:r w:rsidRPr="000D7003">
        <w:rPr>
          <w:sz w:val="22"/>
          <w:szCs w:val="22"/>
        </w:rPr>
        <w:t>.</w:t>
      </w:r>
    </w:p>
    <w:p w14:paraId="3FF0615F" w14:textId="0E53F93C" w:rsidR="00BE7ABA" w:rsidRPr="000D7003" w:rsidRDefault="0007748B" w:rsidP="000D7003">
      <w:pPr>
        <w:pStyle w:val="NormalWeb"/>
        <w:spacing w:before="0" w:beforeAutospacing="0" w:after="120" w:afterAutospacing="0"/>
        <w:jc w:val="both"/>
        <w:rPr>
          <w:sz w:val="22"/>
          <w:szCs w:val="22"/>
        </w:rPr>
      </w:pPr>
      <w:r>
        <w:rPr>
          <w:noProof/>
        </w:rPr>
        <w:lastRenderedPageBreak/>
        <w:drawing>
          <wp:anchor distT="0" distB="0" distL="114300" distR="114300" simplePos="0" relativeHeight="251658241" behindDoc="0" locked="0" layoutInCell="1" allowOverlap="1" wp14:anchorId="73AE68E4" wp14:editId="4BED31F4">
            <wp:simplePos x="0" y="0"/>
            <wp:positionH relativeFrom="margin">
              <wp:align>right</wp:align>
            </wp:positionH>
            <wp:positionV relativeFrom="paragraph">
              <wp:posOffset>635</wp:posOffset>
            </wp:positionV>
            <wp:extent cx="2657475" cy="2139315"/>
            <wp:effectExtent l="0" t="0" r="9525" b="0"/>
            <wp:wrapSquare wrapText="bothSides"/>
            <wp:docPr id="1047835210" name="Picture 4" descr="What is LSTM (Long Short 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LSTM (Long Short Term Memor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57475" cy="2139315"/>
                    </a:xfrm>
                    <a:prstGeom prst="rect">
                      <a:avLst/>
                    </a:prstGeom>
                    <a:noFill/>
                    <a:ln>
                      <a:noFill/>
                    </a:ln>
                  </pic:spPr>
                </pic:pic>
              </a:graphicData>
            </a:graphic>
            <wp14:sizeRelV relativeFrom="margin">
              <wp14:pctHeight>0</wp14:pctHeight>
            </wp14:sizeRelV>
          </wp:anchor>
        </w:drawing>
      </w:r>
      <w:r w:rsidR="00BE7ABA" w:rsidRPr="000D7003">
        <w:rPr>
          <w:sz w:val="22"/>
          <w:szCs w:val="22"/>
        </w:rPr>
        <w:t xml:space="preserve">Among deep learning models, </w:t>
      </w:r>
      <w:r w:rsidR="00BE7ABA" w:rsidRPr="000D7003">
        <w:rPr>
          <w:rStyle w:val="Strong"/>
          <w:b w:val="0"/>
          <w:bCs w:val="0"/>
          <w:sz w:val="22"/>
          <w:szCs w:val="22"/>
        </w:rPr>
        <w:t>Recurrent Neural Networks (RNNs)</w:t>
      </w:r>
      <w:r w:rsidR="00BE7ABA" w:rsidRPr="000D7003">
        <w:rPr>
          <w:sz w:val="22"/>
          <w:szCs w:val="22"/>
        </w:rPr>
        <w:t xml:space="preserve"> networks have been widely used in stock price forecasting tasks. RNNs are designed to handle sequential data by passing information from one timestep to the next, </w:t>
      </w:r>
      <w:r w:rsidR="007F789E">
        <w:rPr>
          <w:noProof/>
        </w:rPr>
        <mc:AlternateContent>
          <mc:Choice Requires="wps">
            <w:drawing>
              <wp:anchor distT="0" distB="0" distL="114300" distR="114300" simplePos="0" relativeHeight="251658240" behindDoc="0" locked="0" layoutInCell="1" allowOverlap="1" wp14:anchorId="35B2B9AE" wp14:editId="7555B64D">
                <wp:simplePos x="0" y="0"/>
                <wp:positionH relativeFrom="column">
                  <wp:posOffset>4173220</wp:posOffset>
                </wp:positionH>
                <wp:positionV relativeFrom="paragraph">
                  <wp:posOffset>2197100</wp:posOffset>
                </wp:positionV>
                <wp:extent cx="2657475" cy="635"/>
                <wp:effectExtent l="0" t="0" r="0" b="0"/>
                <wp:wrapSquare wrapText="bothSides"/>
                <wp:docPr id="613356542" name="Text Box 1"/>
                <wp:cNvGraphicFramePr/>
                <a:graphic xmlns:a="http://schemas.openxmlformats.org/drawingml/2006/main">
                  <a:graphicData uri="http://schemas.microsoft.com/office/word/2010/wordprocessingShape">
                    <wps:wsp>
                      <wps:cNvSpPr txBox="1"/>
                      <wps:spPr>
                        <a:xfrm>
                          <a:off x="0" y="0"/>
                          <a:ext cx="2657475" cy="635"/>
                        </a:xfrm>
                        <a:prstGeom prst="rect">
                          <a:avLst/>
                        </a:prstGeom>
                        <a:solidFill>
                          <a:prstClr val="white"/>
                        </a:solidFill>
                        <a:ln>
                          <a:noFill/>
                        </a:ln>
                      </wps:spPr>
                      <wps:txbx>
                        <w:txbxContent>
                          <w:p w14:paraId="5F167E41" w14:textId="70DBFA1F" w:rsidR="007F789E" w:rsidRPr="00AA020C" w:rsidRDefault="007F789E" w:rsidP="007F789E">
                            <w:pPr>
                              <w:pStyle w:val="Caption"/>
                              <w:jc w:val="center"/>
                              <w:rPr>
                                <w:rFonts w:eastAsia="Times New Roman" w:cs="Times New Roman"/>
                                <w:sz w:val="22"/>
                                <w:szCs w:val="22"/>
                                <w:lang w:eastAsia="en-AU"/>
                              </w:rPr>
                            </w:pPr>
                            <w:bookmarkStart w:id="5" w:name="_Toc209559356"/>
                            <w:r>
                              <w:t xml:space="preserve">Figure </w:t>
                            </w:r>
                            <w:r>
                              <w:fldChar w:fldCharType="begin"/>
                            </w:r>
                            <w:r>
                              <w:instrText xml:space="preserve"> SEQ Figure \* ARABIC </w:instrText>
                            </w:r>
                            <w:r>
                              <w:fldChar w:fldCharType="separate"/>
                            </w:r>
                            <w:r w:rsidR="00DA3A24">
                              <w:rPr>
                                <w:noProof/>
                              </w:rPr>
                              <w:t>1</w:t>
                            </w:r>
                            <w:r>
                              <w:fldChar w:fldCharType="end"/>
                            </w:r>
                            <w:r>
                              <w:t xml:space="preserve">. </w:t>
                            </w:r>
                            <w:r w:rsidR="0007748B">
                              <w:t>LSTM Architecture</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B2B9AE" id="_x0000_t202" coordsize="21600,21600" o:spt="202" path="m,l,21600r21600,l21600,xe">
                <v:stroke joinstyle="miter"/>
                <v:path gradientshapeok="t" o:connecttype="rect"/>
              </v:shapetype>
              <v:shape id="Text Box 1" o:spid="_x0000_s1026" type="#_x0000_t202" style="position:absolute;left:0;text-align:left;margin-left:328.6pt;margin-top:173pt;width:209.2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" stroked="f">
                <v:textbox style="mso-fit-shape-to-text:t" inset="0,0,0,0">
                  <w:txbxContent>
                    <w:p w14:paraId="5F167E41" w14:textId="70DBFA1F" w:rsidR="007F789E" w:rsidRPr="00AA020C" w:rsidRDefault="007F789E" w:rsidP="007F789E">
                      <w:pPr>
                        <w:pStyle w:val="Caption"/>
                        <w:jc w:val="center"/>
                        <w:rPr>
                          <w:rFonts w:eastAsia="Times New Roman" w:cs="Times New Roman"/>
                          <w:sz w:val="22"/>
                          <w:szCs w:val="22"/>
                          <w:lang w:eastAsia="en-AU"/>
                        </w:rPr>
                      </w:pPr>
                      <w:bookmarkStart w:id="6" w:name="_Toc209559356"/>
                      <w:r>
                        <w:t xml:space="preserve">Figure </w:t>
                      </w:r>
                      <w:r>
                        <w:fldChar w:fldCharType="begin"/>
                      </w:r>
                      <w:r>
                        <w:instrText xml:space="preserve"> SEQ Figure \* ARABIC </w:instrText>
                      </w:r>
                      <w:r>
                        <w:fldChar w:fldCharType="separate"/>
                      </w:r>
                      <w:r w:rsidR="00DA3A24">
                        <w:rPr>
                          <w:noProof/>
                        </w:rPr>
                        <w:t>1</w:t>
                      </w:r>
                      <w:r>
                        <w:fldChar w:fldCharType="end"/>
                      </w:r>
                      <w:r>
                        <w:t xml:space="preserve">. </w:t>
                      </w:r>
                      <w:r w:rsidR="0007748B">
                        <w:t>LSTM Architecture</w:t>
                      </w:r>
                      <w:bookmarkEnd w:id="6"/>
                    </w:p>
                  </w:txbxContent>
                </v:textbox>
                <w10:wrap type="square"/>
              </v:shape>
            </w:pict>
          </mc:Fallback>
        </mc:AlternateContent>
      </w:r>
      <w:r w:rsidR="00BE7ABA" w:rsidRPr="000D7003">
        <w:rPr>
          <w:sz w:val="22"/>
          <w:szCs w:val="22"/>
        </w:rPr>
        <w:t xml:space="preserve">enabling the network to develop an internal memory of past events. However, RNNs often suffer from vanishing gradients, which limit their ability to capture long-term dependencies </w:t>
      </w:r>
      <w:r w:rsidR="00F10E3F">
        <w:rPr>
          <w:sz w:val="22"/>
          <w:szCs w:val="22"/>
        </w:rPr>
        <w:t>[20]</w:t>
      </w:r>
      <w:r w:rsidR="00BE7ABA" w:rsidRPr="000D7003">
        <w:rPr>
          <w:sz w:val="22"/>
          <w:szCs w:val="22"/>
        </w:rPr>
        <w:t>.</w:t>
      </w:r>
      <w:r w:rsidR="000628BD">
        <w:rPr>
          <w:sz w:val="22"/>
          <w:szCs w:val="22"/>
        </w:rPr>
        <w:t xml:space="preserve"> As a result, </w:t>
      </w:r>
      <w:r w:rsidR="00BE7ABA" w:rsidRPr="000D7003">
        <w:rPr>
          <w:rStyle w:val="Strong"/>
          <w:b w:val="0"/>
          <w:bCs w:val="0"/>
          <w:sz w:val="22"/>
          <w:szCs w:val="22"/>
        </w:rPr>
        <w:t>LSTMs</w:t>
      </w:r>
      <w:r w:rsidR="00BE7ABA" w:rsidRPr="000D7003">
        <w:rPr>
          <w:sz w:val="22"/>
          <w:szCs w:val="22"/>
        </w:rPr>
        <w:t xml:space="preserve"> were developed to address this challenge. They extend the RNN design by adding memory cells and gating mechanisms that regulate how information is stored, updated, or discarded over time. The three gates</w:t>
      </w:r>
      <w:r w:rsidR="00AD2DDD">
        <w:rPr>
          <w:sz w:val="22"/>
          <w:szCs w:val="22"/>
        </w:rPr>
        <w:t>,</w:t>
      </w:r>
      <w:r w:rsidR="009700D1" w:rsidRPr="000D7003">
        <w:rPr>
          <w:sz w:val="22"/>
          <w:szCs w:val="22"/>
        </w:rPr>
        <w:t xml:space="preserve"> </w:t>
      </w:r>
      <w:r w:rsidR="00BE7ABA" w:rsidRPr="000D7003">
        <w:rPr>
          <w:sz w:val="22"/>
          <w:szCs w:val="22"/>
        </w:rPr>
        <w:t>forget, input, and output</w:t>
      </w:r>
      <w:r w:rsidR="00AD2DDD">
        <w:rPr>
          <w:sz w:val="22"/>
          <w:szCs w:val="22"/>
        </w:rPr>
        <w:t>,</w:t>
      </w:r>
      <w:r w:rsidR="009700D1" w:rsidRPr="000D7003">
        <w:rPr>
          <w:sz w:val="22"/>
          <w:szCs w:val="22"/>
        </w:rPr>
        <w:t xml:space="preserve"> </w:t>
      </w:r>
      <w:r w:rsidR="00BE7ABA" w:rsidRPr="000D7003">
        <w:rPr>
          <w:sz w:val="22"/>
          <w:szCs w:val="22"/>
        </w:rPr>
        <w:t xml:space="preserve">allow the network to preserve critical signals while filtering out irrelevant noise. This selective retention makes LSTMs highly effective for financial time series, where short-term volatility and long-term momentum must both be considered. Empirical studies confirm that LSTMs consistently outperform traditional models and simple RNNs in financial forecasting tasks, especially for single-ticker or medium-horizon predictions </w:t>
      </w:r>
      <w:r w:rsidR="00F10E3F">
        <w:rPr>
          <w:sz w:val="22"/>
          <w:szCs w:val="22"/>
        </w:rPr>
        <w:t>[19]</w:t>
      </w:r>
      <w:r w:rsidR="00BE7ABA" w:rsidRPr="000D7003">
        <w:rPr>
          <w:sz w:val="22"/>
          <w:szCs w:val="22"/>
        </w:rPr>
        <w:t>.</w:t>
      </w:r>
    </w:p>
    <w:p w14:paraId="03D45FCB" w14:textId="77777777" w:rsidR="00BE7ABA" w:rsidRPr="000D7003" w:rsidRDefault="00BE7ABA" w:rsidP="000D7003">
      <w:pPr>
        <w:pStyle w:val="NormalWeb"/>
        <w:spacing w:before="0" w:beforeAutospacing="0" w:after="120" w:afterAutospacing="0"/>
        <w:jc w:val="both"/>
        <w:rPr>
          <w:sz w:val="22"/>
          <w:szCs w:val="22"/>
        </w:rPr>
      </w:pPr>
      <w:r w:rsidRPr="000D7003">
        <w:rPr>
          <w:sz w:val="22"/>
          <w:szCs w:val="22"/>
        </w:rPr>
        <w:t>Despite their strengths, LSTMs have inherent scalability issues in multi-stock or high-frequency environments. Because they process sequences step by step, training across hundreds of tickers or for long horizons becomes computationally expensive. This bottleneck has led researchers to explore newer architectures better suited to parallel computation.</w:t>
      </w:r>
    </w:p>
    <w:p w14:paraId="056B9FE7" w14:textId="3288E001" w:rsidR="00BE7ABA" w:rsidRPr="000D7003" w:rsidRDefault="00BE7ABA" w:rsidP="000D7003">
      <w:pPr>
        <w:pStyle w:val="NormalWeb"/>
        <w:spacing w:before="0" w:beforeAutospacing="0" w:after="120" w:afterAutospacing="0"/>
        <w:jc w:val="both"/>
        <w:rPr>
          <w:sz w:val="22"/>
          <w:szCs w:val="22"/>
        </w:rPr>
      </w:pPr>
      <w:r w:rsidRPr="000D7003">
        <w:rPr>
          <w:rStyle w:val="Strong"/>
          <w:b w:val="0"/>
          <w:bCs w:val="0"/>
          <w:sz w:val="22"/>
          <w:szCs w:val="22"/>
        </w:rPr>
        <w:t>Transformers</w:t>
      </w:r>
      <w:r w:rsidRPr="000D7003">
        <w:rPr>
          <w:sz w:val="22"/>
          <w:szCs w:val="22"/>
        </w:rPr>
        <w:t xml:space="preserve"> address these challenges by replacing recurrence with a self-attention mechanism. Instead of relying on sequential hidden states, Transformers learn relationships between all positions in a sequence simultaneously. This allows them to capture long-range dependencies more effectively and to scale across modern parallel hardware such as GPUs. Unlike LSTMs, which struggle when forecasting long horizons or large universes of stocks, Transformers maintain accuracy even in extended sequences while training more efficiently at scale </w:t>
      </w:r>
      <w:r w:rsidR="00F10E3F">
        <w:rPr>
          <w:sz w:val="22"/>
          <w:szCs w:val="22"/>
        </w:rPr>
        <w:t>[20]</w:t>
      </w:r>
      <w:r w:rsidRPr="000D7003">
        <w:rPr>
          <w:sz w:val="22"/>
          <w:szCs w:val="22"/>
        </w:rPr>
        <w:t>.</w:t>
      </w:r>
    </w:p>
    <w:p w14:paraId="09FC18B1" w14:textId="041AE6DA" w:rsidR="00A2524B" w:rsidRPr="000D7003" w:rsidRDefault="00A2524B" w:rsidP="000D7003">
      <w:pPr>
        <w:pStyle w:val="NormalWeb"/>
        <w:spacing w:before="0" w:beforeAutospacing="0" w:after="120" w:afterAutospacing="0"/>
        <w:jc w:val="both"/>
        <w:rPr>
          <w:sz w:val="22"/>
          <w:szCs w:val="22"/>
          <w:lang w:val="en-US"/>
        </w:rPr>
      </w:pPr>
      <w:r w:rsidRPr="000D7003">
        <w:rPr>
          <w:sz w:val="22"/>
          <w:szCs w:val="22"/>
        </w:rPr>
        <w:t xml:space="preserve">However, Transformers also have trade-offs. Comparative studies show that while they deliver superior </w:t>
      </w:r>
      <w:r w:rsidR="00A3700F" w:rsidRPr="000D7003">
        <w:rPr>
          <w:sz w:val="22"/>
          <w:szCs w:val="22"/>
        </w:rPr>
        <w:t>accuracy</w:t>
      </w:r>
      <w:r w:rsidR="00A3700F">
        <w:rPr>
          <w:sz w:val="22"/>
          <w:szCs w:val="22"/>
        </w:rPr>
        <w:t xml:space="preserve">, </w:t>
      </w:r>
      <w:r w:rsidR="00A3700F" w:rsidRPr="000D7003">
        <w:rPr>
          <w:sz w:val="22"/>
          <w:szCs w:val="22"/>
        </w:rPr>
        <w:t>achieving</w:t>
      </w:r>
      <w:r w:rsidRPr="000D7003">
        <w:rPr>
          <w:sz w:val="22"/>
          <w:szCs w:val="22"/>
        </w:rPr>
        <w:t xml:space="preserve"> lower Mean Absolute Error (MAE) and Mean Squared Error (MSE)</w:t>
      </w:r>
      <w:r w:rsidR="005C1439">
        <w:rPr>
          <w:sz w:val="22"/>
          <w:szCs w:val="22"/>
        </w:rPr>
        <w:t>,</w:t>
      </w:r>
      <w:r w:rsidRPr="000D7003">
        <w:rPr>
          <w:sz w:val="22"/>
          <w:szCs w:val="22"/>
        </w:rPr>
        <w:t xml:space="preserve"> they consume significantly more memory and require longer training times </w:t>
      </w:r>
      <w:r w:rsidR="00F10E3F">
        <w:rPr>
          <w:sz w:val="22"/>
          <w:szCs w:val="22"/>
        </w:rPr>
        <w:t>[20]</w:t>
      </w:r>
      <w:r w:rsidRPr="000D7003">
        <w:rPr>
          <w:sz w:val="22"/>
          <w:szCs w:val="22"/>
        </w:rPr>
        <w:t xml:space="preserve">. For example, in a study across IT consulting firms, LSTM achieved an MAE of approximately 7.15 million on Capgemini stock, while RNN performed slightly better at 6.35 million. The Transformer model reduced MAE dramatically to 2.99 million, but training time increased from about 21 seconds (LSTM) to 95 seconds (Transformer), and memory usage rose between 5 and 37 MB </w:t>
      </w:r>
      <w:r w:rsidR="00F10E3F">
        <w:rPr>
          <w:sz w:val="22"/>
          <w:szCs w:val="22"/>
        </w:rPr>
        <w:t>[20]</w:t>
      </w:r>
      <w:r w:rsidRPr="000D7003">
        <w:rPr>
          <w:sz w:val="22"/>
          <w:szCs w:val="22"/>
        </w:rPr>
        <w:t xml:space="preserve">. Similar patterns were observed on Infosys stock data, where the Transformer achieved an MAE of 0.29 million compared to 0.58 million for both LSTM and RNN </w:t>
      </w:r>
      <w:r w:rsidR="00F10E3F">
        <w:rPr>
          <w:sz w:val="22"/>
          <w:szCs w:val="22"/>
        </w:rPr>
        <w:t>[20]</w:t>
      </w:r>
      <w:r w:rsidRPr="000D7003">
        <w:rPr>
          <w:sz w:val="22"/>
          <w:szCs w:val="22"/>
        </w:rPr>
        <w:t>. These results underscore the trade-off between accuracy and computational efficiency.</w:t>
      </w:r>
    </w:p>
    <w:p w14:paraId="6EDDCB61" w14:textId="01CAC6AC" w:rsidR="005E039F" w:rsidRPr="000D7003" w:rsidRDefault="005E039F" w:rsidP="000D7003">
      <w:pPr>
        <w:pStyle w:val="NormalWeb"/>
        <w:spacing w:before="0" w:beforeAutospacing="0" w:after="120" w:afterAutospacing="0"/>
        <w:jc w:val="both"/>
        <w:rPr>
          <w:sz w:val="21"/>
          <w:szCs w:val="21"/>
        </w:rPr>
      </w:pPr>
      <w:r w:rsidRPr="000D7003">
        <w:rPr>
          <w:sz w:val="22"/>
          <w:szCs w:val="22"/>
        </w:rPr>
        <w:t xml:space="preserve">Beyond baseline comparisons, recent research has introduced </w:t>
      </w:r>
      <w:r w:rsidRPr="000D7003">
        <w:rPr>
          <w:rStyle w:val="Strong"/>
          <w:b w:val="0"/>
          <w:bCs w:val="0"/>
          <w:sz w:val="22"/>
          <w:szCs w:val="22"/>
        </w:rPr>
        <w:t>domain-specific adaptations of Transformers</w:t>
      </w:r>
      <w:r w:rsidRPr="000D7003">
        <w:rPr>
          <w:sz w:val="22"/>
          <w:szCs w:val="22"/>
        </w:rPr>
        <w:t xml:space="preserve"> for finance. Chen et al. </w:t>
      </w:r>
      <w:r w:rsidR="00F10E3F">
        <w:rPr>
          <w:sz w:val="22"/>
          <w:szCs w:val="22"/>
        </w:rPr>
        <w:t>[21]</w:t>
      </w:r>
      <w:r w:rsidR="00CD3129">
        <w:rPr>
          <w:sz w:val="22"/>
          <w:szCs w:val="22"/>
        </w:rPr>
        <w:t xml:space="preserve"> </w:t>
      </w:r>
      <w:r w:rsidRPr="000D7003">
        <w:rPr>
          <w:sz w:val="22"/>
          <w:szCs w:val="22"/>
        </w:rPr>
        <w:t xml:space="preserve">proposed </w:t>
      </w:r>
      <w:r w:rsidR="0015742C" w:rsidRPr="000D7003">
        <w:rPr>
          <w:rStyle w:val="Strong"/>
          <w:b w:val="0"/>
          <w:bCs w:val="0"/>
          <w:sz w:val="22"/>
          <w:szCs w:val="22"/>
        </w:rPr>
        <w:t>multi-iTR</w:t>
      </w:r>
      <w:r w:rsidRPr="000D7003">
        <w:rPr>
          <w:sz w:val="22"/>
          <w:szCs w:val="22"/>
        </w:rPr>
        <w:t>, appl</w:t>
      </w:r>
      <w:r w:rsidR="00CD3129">
        <w:rPr>
          <w:sz w:val="22"/>
          <w:szCs w:val="22"/>
        </w:rPr>
        <w:t>ying</w:t>
      </w:r>
      <w:r w:rsidRPr="000D7003">
        <w:rPr>
          <w:sz w:val="22"/>
          <w:szCs w:val="22"/>
        </w:rPr>
        <w:t xml:space="preserve"> a multi-task learning framework to stock forecasting. By sharing a Transformer encoder across multiple stocks and using stock-specific decoders, the model captures both market dynamics and individual ticker behaviour. </w:t>
      </w:r>
      <w:r w:rsidR="006E12EA">
        <w:rPr>
          <w:sz w:val="22"/>
          <w:szCs w:val="22"/>
        </w:rPr>
        <w:t>R</w:t>
      </w:r>
      <w:r w:rsidRPr="000D7003">
        <w:rPr>
          <w:sz w:val="22"/>
          <w:szCs w:val="22"/>
        </w:rPr>
        <w:t xml:space="preserve">esults show that </w:t>
      </w:r>
      <w:r w:rsidR="0015742C" w:rsidRPr="000D7003">
        <w:rPr>
          <w:sz w:val="22"/>
          <w:szCs w:val="22"/>
        </w:rPr>
        <w:t>multi-iTR</w:t>
      </w:r>
      <w:r w:rsidRPr="000D7003">
        <w:rPr>
          <w:sz w:val="22"/>
          <w:szCs w:val="22"/>
        </w:rPr>
        <w:t xml:space="preserve"> outperformed state-of-the-art baselines, achieving the highest accuracy on 66% of stocks for 5-day forecasts and 69% for 10-day forecasts, surpassing PatchTST on 81% of tested stocks </w:t>
      </w:r>
      <w:r w:rsidR="00F10E3F">
        <w:rPr>
          <w:sz w:val="22"/>
          <w:szCs w:val="22"/>
        </w:rPr>
        <w:t>[21]</w:t>
      </w:r>
      <w:r w:rsidRPr="000D7003">
        <w:rPr>
          <w:sz w:val="22"/>
          <w:szCs w:val="22"/>
        </w:rPr>
        <w:t>.</w:t>
      </w:r>
    </w:p>
    <w:p w14:paraId="19E56C00" w14:textId="57BA6CDF" w:rsidR="008F66ED" w:rsidRPr="001128E5" w:rsidRDefault="00BE7ABA" w:rsidP="000D7003">
      <w:pPr>
        <w:pStyle w:val="NormalWeb"/>
        <w:spacing w:before="0" w:beforeAutospacing="0" w:after="120" w:afterAutospacing="0"/>
        <w:jc w:val="both"/>
        <w:rPr>
          <w:sz w:val="22"/>
          <w:szCs w:val="22"/>
          <w:lang w:val="en-US"/>
        </w:rPr>
      </w:pPr>
      <w:r w:rsidRPr="000D7003">
        <w:rPr>
          <w:sz w:val="22"/>
          <w:szCs w:val="22"/>
        </w:rPr>
        <w:t>These innovations reflect a broader shift in financial forecasting research. While LSTMs remain effective for capturing sequential patterns in smaller-scale or single-ticker contexts, Transformers</w:t>
      </w:r>
      <w:r w:rsidR="00715D7F">
        <w:rPr>
          <w:sz w:val="22"/>
          <w:szCs w:val="22"/>
        </w:rPr>
        <w:t>,</w:t>
      </w:r>
      <w:r w:rsidR="007651D2" w:rsidRPr="000D7003">
        <w:rPr>
          <w:sz w:val="22"/>
          <w:szCs w:val="22"/>
        </w:rPr>
        <w:t xml:space="preserve"> </w:t>
      </w:r>
      <w:r w:rsidRPr="000D7003">
        <w:rPr>
          <w:sz w:val="22"/>
          <w:szCs w:val="22"/>
        </w:rPr>
        <w:t>and especially their speciali</w:t>
      </w:r>
      <w:r w:rsidR="00715D7F">
        <w:rPr>
          <w:sz w:val="22"/>
          <w:szCs w:val="22"/>
        </w:rPr>
        <w:t>s</w:t>
      </w:r>
      <w:r w:rsidRPr="000D7003">
        <w:rPr>
          <w:sz w:val="22"/>
          <w:szCs w:val="22"/>
        </w:rPr>
        <w:t xml:space="preserve">ed variants like </w:t>
      </w:r>
      <w:r w:rsidR="0015742C" w:rsidRPr="000D7003">
        <w:rPr>
          <w:sz w:val="22"/>
          <w:szCs w:val="22"/>
        </w:rPr>
        <w:t>multi-iTR</w:t>
      </w:r>
      <w:r w:rsidR="00715D7F">
        <w:rPr>
          <w:sz w:val="22"/>
          <w:szCs w:val="22"/>
        </w:rPr>
        <w:t>,</w:t>
      </w:r>
      <w:r w:rsidR="007651D2" w:rsidRPr="000D7003">
        <w:rPr>
          <w:sz w:val="22"/>
          <w:szCs w:val="22"/>
        </w:rPr>
        <w:t xml:space="preserve"> </w:t>
      </w:r>
      <w:r w:rsidRPr="000D7003">
        <w:rPr>
          <w:sz w:val="22"/>
          <w:szCs w:val="22"/>
        </w:rPr>
        <w:t xml:space="preserve">are better equipped for modern challenges: </w:t>
      </w:r>
      <w:r w:rsidRPr="000D7003">
        <w:rPr>
          <w:rStyle w:val="Strong"/>
          <w:b w:val="0"/>
          <w:bCs w:val="0"/>
          <w:sz w:val="22"/>
          <w:szCs w:val="22"/>
        </w:rPr>
        <w:t xml:space="preserve">scaling to hundreds of assets, integrating multi-modal data, and </w:t>
      </w:r>
      <w:proofErr w:type="spellStart"/>
      <w:r w:rsidRPr="000D7003">
        <w:rPr>
          <w:rStyle w:val="Strong"/>
          <w:b w:val="0"/>
          <w:bCs w:val="0"/>
          <w:sz w:val="22"/>
          <w:szCs w:val="22"/>
        </w:rPr>
        <w:t>modeling</w:t>
      </w:r>
      <w:proofErr w:type="spellEnd"/>
      <w:r w:rsidRPr="000D7003">
        <w:rPr>
          <w:rStyle w:val="Strong"/>
          <w:b w:val="0"/>
          <w:bCs w:val="0"/>
          <w:sz w:val="22"/>
          <w:szCs w:val="22"/>
        </w:rPr>
        <w:t xml:space="preserve"> complex dependencies across time and features</w:t>
      </w:r>
      <w:r w:rsidRPr="000D7003">
        <w:rPr>
          <w:sz w:val="22"/>
          <w:szCs w:val="22"/>
        </w:rPr>
        <w:t xml:space="preserve">. The trajectory of research thus points toward increasingly flexible and scalable architectures that move beyond single-source OHLCV inputs to combine price, technical, sentiment, and even cross-asset information </w:t>
      </w:r>
      <w:r w:rsidR="0030737F">
        <w:rPr>
          <w:sz w:val="22"/>
          <w:szCs w:val="22"/>
        </w:rPr>
        <w:t>[18]</w:t>
      </w:r>
      <w:r w:rsidRPr="000D7003">
        <w:rPr>
          <w:sz w:val="22"/>
          <w:szCs w:val="22"/>
        </w:rPr>
        <w:t>.</w:t>
      </w:r>
    </w:p>
    <w:p w14:paraId="237C798A" w14:textId="4DA6E217" w:rsidR="001200EF" w:rsidRPr="00F1729B" w:rsidRDefault="00B418A6" w:rsidP="00DD646C">
      <w:pPr>
        <w:pStyle w:val="Heading2"/>
        <w:spacing w:before="0" w:after="120"/>
      </w:pPr>
      <w:bookmarkStart w:id="7" w:name="_Toc209562155"/>
      <w:r w:rsidRPr="00F1729B">
        <w:rPr>
          <w:rStyle w:val="Heading2Char"/>
          <w:b/>
          <w:bCs/>
        </w:rPr>
        <w:t>Hybrid Techniques: Decomposition and Optimi</w:t>
      </w:r>
      <w:r w:rsidR="00384C1B" w:rsidRPr="00F1729B">
        <w:t>s</w:t>
      </w:r>
      <w:r w:rsidRPr="00F1729B">
        <w:t>ation</w:t>
      </w:r>
      <w:bookmarkEnd w:id="7"/>
    </w:p>
    <w:p w14:paraId="7AD88591" w14:textId="23897B2E" w:rsidR="00556262" w:rsidRPr="00556262" w:rsidRDefault="00556262" w:rsidP="000D7003">
      <w:pPr>
        <w:pStyle w:val="p1"/>
        <w:spacing w:before="0" w:beforeAutospacing="0" w:after="120" w:afterAutospacing="0"/>
        <w:jc w:val="both"/>
        <w:rPr>
          <w:sz w:val="22"/>
          <w:szCs w:val="22"/>
        </w:rPr>
      </w:pPr>
      <w:r w:rsidRPr="00556262">
        <w:rPr>
          <w:rStyle w:val="s1"/>
          <w:sz w:val="22"/>
          <w:szCs w:val="22"/>
        </w:rPr>
        <w:t xml:space="preserve">Even the most advanced </w:t>
      </w:r>
      <w:r w:rsidR="00A3700F" w:rsidRPr="00556262">
        <w:rPr>
          <w:rStyle w:val="s1"/>
          <w:sz w:val="22"/>
          <w:szCs w:val="22"/>
        </w:rPr>
        <w:t>architecture requires</w:t>
      </w:r>
      <w:r w:rsidRPr="00556262">
        <w:rPr>
          <w:rStyle w:val="s1"/>
          <w:sz w:val="22"/>
          <w:szCs w:val="22"/>
        </w:rPr>
        <w:t xml:space="preserve"> robust preprocessing and </w:t>
      </w:r>
      <w:proofErr w:type="spellStart"/>
      <w:r w:rsidRPr="00556262">
        <w:rPr>
          <w:rStyle w:val="s1"/>
          <w:sz w:val="22"/>
          <w:szCs w:val="22"/>
        </w:rPr>
        <w:t>optimi</w:t>
      </w:r>
      <w:r w:rsidR="008A2B66">
        <w:rPr>
          <w:rStyle w:val="s1"/>
          <w:sz w:val="22"/>
          <w:szCs w:val="22"/>
        </w:rPr>
        <w:t>s</w:t>
      </w:r>
      <w:r w:rsidRPr="00556262">
        <w:rPr>
          <w:rStyle w:val="s1"/>
          <w:sz w:val="22"/>
          <w:szCs w:val="22"/>
        </w:rPr>
        <w:t>ation</w:t>
      </w:r>
      <w:proofErr w:type="spellEnd"/>
      <w:r w:rsidRPr="00556262">
        <w:rPr>
          <w:rStyle w:val="s1"/>
          <w:sz w:val="22"/>
          <w:szCs w:val="22"/>
        </w:rPr>
        <w:t xml:space="preserve"> strategies. Financial time series are noisy and non-stationary, often containing overlapping cycles and volatility shocks. These characteristics make it difficult for deep learning models to distinguish genuine patterns from random fluctuations. To address this challenge, decomposition techniques such as </w:t>
      </w:r>
      <w:r w:rsidRPr="00556262">
        <w:rPr>
          <w:rStyle w:val="s2"/>
          <w:sz w:val="22"/>
          <w:szCs w:val="22"/>
        </w:rPr>
        <w:t>Multivariate Empirical Mode Decomposition (MEMD)</w:t>
      </w:r>
      <w:r w:rsidRPr="00556262">
        <w:rPr>
          <w:rStyle w:val="s1"/>
          <w:sz w:val="22"/>
          <w:szCs w:val="22"/>
        </w:rPr>
        <w:t xml:space="preserve"> have been</w:t>
      </w:r>
      <w:r w:rsidR="005E09D0">
        <w:rPr>
          <w:rStyle w:val="s1"/>
          <w:sz w:val="22"/>
          <w:szCs w:val="22"/>
        </w:rPr>
        <w:t xml:space="preserve"> widely</w:t>
      </w:r>
      <w:r w:rsidRPr="00556262">
        <w:rPr>
          <w:rStyle w:val="s1"/>
          <w:sz w:val="22"/>
          <w:szCs w:val="22"/>
        </w:rPr>
        <w:t xml:space="preserve"> applied.</w:t>
      </w:r>
    </w:p>
    <w:p w14:paraId="264657BF" w14:textId="6A700B17" w:rsidR="00556262" w:rsidRPr="00556262" w:rsidRDefault="00556262" w:rsidP="000D7003">
      <w:pPr>
        <w:pStyle w:val="p1"/>
        <w:spacing w:before="0" w:beforeAutospacing="0" w:after="120" w:afterAutospacing="0"/>
        <w:jc w:val="both"/>
        <w:rPr>
          <w:sz w:val="22"/>
          <w:szCs w:val="22"/>
        </w:rPr>
      </w:pPr>
      <w:r w:rsidRPr="00556262">
        <w:rPr>
          <w:rStyle w:val="s1"/>
          <w:sz w:val="22"/>
          <w:szCs w:val="22"/>
        </w:rPr>
        <w:t>MEMD decomposes multivariate signals</w:t>
      </w:r>
      <w:r w:rsidR="007C46C6">
        <w:rPr>
          <w:rStyle w:val="s1"/>
          <w:sz w:val="22"/>
          <w:szCs w:val="22"/>
        </w:rPr>
        <w:t xml:space="preserve"> </w:t>
      </w:r>
      <w:r w:rsidR="00984B6F">
        <w:rPr>
          <w:rStyle w:val="s1"/>
          <w:sz w:val="22"/>
          <w:szCs w:val="22"/>
        </w:rPr>
        <w:t>into</w:t>
      </w:r>
      <w:r w:rsidRPr="00556262">
        <w:rPr>
          <w:rStyle w:val="s1"/>
          <w:sz w:val="22"/>
          <w:szCs w:val="22"/>
        </w:rPr>
        <w:t xml:space="preserve"> a set of </w:t>
      </w:r>
      <w:r w:rsidRPr="00556262">
        <w:rPr>
          <w:rStyle w:val="s2"/>
          <w:sz w:val="22"/>
          <w:szCs w:val="22"/>
        </w:rPr>
        <w:t>Intrinsic Mode Functions (IMFs)</w:t>
      </w:r>
      <w:r w:rsidRPr="00556262">
        <w:rPr>
          <w:rStyle w:val="s1"/>
          <w:sz w:val="22"/>
          <w:szCs w:val="22"/>
        </w:rPr>
        <w:t>, each representing oscillations at different frequencies [</w:t>
      </w:r>
      <w:r w:rsidR="005F6245">
        <w:rPr>
          <w:rStyle w:val="s1"/>
          <w:sz w:val="22"/>
          <w:szCs w:val="22"/>
        </w:rPr>
        <w:t>5</w:t>
      </w:r>
      <w:r w:rsidRPr="00556262">
        <w:rPr>
          <w:rStyle w:val="s1"/>
          <w:sz w:val="22"/>
          <w:szCs w:val="22"/>
        </w:rPr>
        <w:t xml:space="preserve">]. Unlike fixed-basis transformations (e.g., Fourier or wavelets), MEMD is </w:t>
      </w:r>
      <w:r w:rsidRPr="00556262">
        <w:rPr>
          <w:rStyle w:val="s2"/>
          <w:sz w:val="22"/>
          <w:szCs w:val="22"/>
        </w:rPr>
        <w:t>adaptive and data-driven</w:t>
      </w:r>
      <w:r w:rsidRPr="00556262">
        <w:rPr>
          <w:rStyle w:val="s1"/>
          <w:sz w:val="22"/>
          <w:szCs w:val="22"/>
        </w:rPr>
        <w:t>, meaning the decomposition is shaped by the actual signal rather than predetermined functions. This property makes MEMD well-suited for financial markets, where data patterns are irregular</w:t>
      </w:r>
      <w:r w:rsidR="00376EB5">
        <w:rPr>
          <w:rStyle w:val="s1"/>
          <w:sz w:val="22"/>
          <w:szCs w:val="22"/>
        </w:rPr>
        <w:t xml:space="preserve"> </w:t>
      </w:r>
      <w:r w:rsidRPr="00556262">
        <w:rPr>
          <w:rStyle w:val="s1"/>
          <w:sz w:val="22"/>
          <w:szCs w:val="22"/>
        </w:rPr>
        <w:t>and influenced by sudden exogenous shocks.</w:t>
      </w:r>
    </w:p>
    <w:p w14:paraId="04AEB0F6" w14:textId="5956B3A1" w:rsidR="00556262" w:rsidRPr="00556262" w:rsidRDefault="00556262" w:rsidP="000D7003">
      <w:pPr>
        <w:pStyle w:val="p1"/>
        <w:spacing w:before="0" w:beforeAutospacing="0" w:after="120" w:afterAutospacing="0"/>
        <w:jc w:val="both"/>
        <w:rPr>
          <w:sz w:val="22"/>
          <w:szCs w:val="22"/>
        </w:rPr>
      </w:pPr>
      <w:r w:rsidRPr="00556262">
        <w:rPr>
          <w:rStyle w:val="s1"/>
          <w:sz w:val="22"/>
          <w:szCs w:val="22"/>
        </w:rPr>
        <w:lastRenderedPageBreak/>
        <w:t xml:space="preserve">By breaking down the original OHLCV series into IMFs, MEMD provides a hierarchy of components: low-frequency modes often capture long-term market trends, while high-frequency modes reflect short-term volatility and noise. When these IMFs are fed into a forecasting model such as LSTM, the network can focus on </w:t>
      </w:r>
      <w:r w:rsidRPr="00556262">
        <w:rPr>
          <w:rStyle w:val="s2"/>
          <w:sz w:val="22"/>
          <w:szCs w:val="22"/>
        </w:rPr>
        <w:t>cleaner, more interpretable sub-signals</w:t>
      </w:r>
      <w:r w:rsidRPr="00556262">
        <w:rPr>
          <w:rStyle w:val="s1"/>
          <w:sz w:val="22"/>
          <w:szCs w:val="22"/>
        </w:rPr>
        <w:t xml:space="preserve"> instead of attempting to learn from raw, noisy data. This decomposition improves learning stability, reduces overfitting, and allows models to better generalize to unseen conditions.</w:t>
      </w:r>
    </w:p>
    <w:p w14:paraId="4F641096" w14:textId="3831E9AC" w:rsidR="00556262" w:rsidRPr="00556262" w:rsidRDefault="0007748B" w:rsidP="000D7003">
      <w:pPr>
        <w:pStyle w:val="p1"/>
        <w:spacing w:before="0" w:beforeAutospacing="0" w:after="120" w:afterAutospacing="0"/>
        <w:jc w:val="both"/>
        <w:rPr>
          <w:sz w:val="22"/>
          <w:szCs w:val="22"/>
        </w:rPr>
      </w:pPr>
      <w:r>
        <w:rPr>
          <w:noProof/>
        </w:rPr>
        <w:drawing>
          <wp:anchor distT="0" distB="0" distL="114300" distR="114300" simplePos="0" relativeHeight="251658242" behindDoc="0" locked="0" layoutInCell="1" allowOverlap="1" wp14:anchorId="21469D3E" wp14:editId="756BD055">
            <wp:simplePos x="0" y="0"/>
            <wp:positionH relativeFrom="page">
              <wp:posOffset>4351020</wp:posOffset>
            </wp:positionH>
            <wp:positionV relativeFrom="paragraph">
              <wp:posOffset>635</wp:posOffset>
            </wp:positionV>
            <wp:extent cx="3124200" cy="2564130"/>
            <wp:effectExtent l="0" t="0" r="0" b="7620"/>
            <wp:wrapSquare wrapText="bothSides"/>
            <wp:docPr id="296312912" name="Picture 5" descr="Aquila Optimizer: A novel meta-heuristic optimization algorithm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quila Optimizer: A novel meta-heuristic optimization algorithm -  ScienceDi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4200" cy="25641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3" behindDoc="0" locked="0" layoutInCell="1" allowOverlap="1" wp14:anchorId="39EDCD57" wp14:editId="2071A0F8">
                <wp:simplePos x="0" y="0"/>
                <wp:positionH relativeFrom="column">
                  <wp:posOffset>3989705</wp:posOffset>
                </wp:positionH>
                <wp:positionV relativeFrom="paragraph">
                  <wp:posOffset>2625725</wp:posOffset>
                </wp:positionV>
                <wp:extent cx="3199765" cy="635"/>
                <wp:effectExtent l="0" t="0" r="0" b="0"/>
                <wp:wrapSquare wrapText="bothSides"/>
                <wp:docPr id="951022582" name="Text Box 1"/>
                <wp:cNvGraphicFramePr/>
                <a:graphic xmlns:a="http://schemas.openxmlformats.org/drawingml/2006/main">
                  <a:graphicData uri="http://schemas.microsoft.com/office/word/2010/wordprocessingShape">
                    <wps:wsp>
                      <wps:cNvSpPr txBox="1"/>
                      <wps:spPr>
                        <a:xfrm>
                          <a:off x="0" y="0"/>
                          <a:ext cx="3199765" cy="635"/>
                        </a:xfrm>
                        <a:prstGeom prst="rect">
                          <a:avLst/>
                        </a:prstGeom>
                        <a:solidFill>
                          <a:prstClr val="white"/>
                        </a:solidFill>
                        <a:ln>
                          <a:noFill/>
                        </a:ln>
                      </wps:spPr>
                      <wps:txbx>
                        <w:txbxContent>
                          <w:p w14:paraId="46CF9F40" w14:textId="74AF8E1F" w:rsidR="0007748B" w:rsidRPr="00351EC0" w:rsidRDefault="0007748B" w:rsidP="0007748B">
                            <w:pPr>
                              <w:pStyle w:val="Caption"/>
                              <w:jc w:val="center"/>
                              <w:rPr>
                                <w:rFonts w:cs="Times New Roman"/>
                                <w:noProof/>
                                <w:lang w:val="en-US"/>
                              </w:rPr>
                            </w:pPr>
                            <w:bookmarkStart w:id="8" w:name="_Toc209559357"/>
                            <w:r>
                              <w:t xml:space="preserve">Figure </w:t>
                            </w:r>
                            <w:r>
                              <w:fldChar w:fldCharType="begin"/>
                            </w:r>
                            <w:r>
                              <w:instrText xml:space="preserve"> SEQ Figure \* ARABIC </w:instrText>
                            </w:r>
                            <w:r>
                              <w:fldChar w:fldCharType="separate"/>
                            </w:r>
                            <w:r w:rsidR="00DA3A24">
                              <w:rPr>
                                <w:noProof/>
                              </w:rPr>
                              <w:t>2</w:t>
                            </w:r>
                            <w:r>
                              <w:fldChar w:fldCharType="end"/>
                            </w:r>
                            <w:r>
                              <w:t xml:space="preserve">. </w:t>
                            </w:r>
                            <w:r w:rsidR="00351EC0">
                              <w:t>Aquila optimiser</w:t>
                            </w:r>
                            <w:r w:rsidR="00C231F2">
                              <w:t xml:space="preserve"> (part 1)</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EDCD57" id="_x0000_s1027" type="#_x0000_t202" style="position:absolute;left:0;text-align:left;margin-left:314.15pt;margin-top:206.75pt;width:251.95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" stroked="f">
                <v:textbox style="mso-fit-shape-to-text:t" inset="0,0,0,0">
                  <w:txbxContent>
                    <w:p w14:paraId="46CF9F40" w14:textId="74AF8E1F" w:rsidR="0007748B" w:rsidRPr="00351EC0" w:rsidRDefault="0007748B" w:rsidP="0007748B">
                      <w:pPr>
                        <w:pStyle w:val="Caption"/>
                        <w:jc w:val="center"/>
                        <w:rPr>
                          <w:rFonts w:cs="Times New Roman"/>
                          <w:noProof/>
                          <w:lang w:val="en-US"/>
                        </w:rPr>
                      </w:pPr>
                      <w:bookmarkStart w:id="9" w:name="_Toc209559357"/>
                      <w:r>
                        <w:t xml:space="preserve">Figure </w:t>
                      </w:r>
                      <w:r>
                        <w:fldChar w:fldCharType="begin"/>
                      </w:r>
                      <w:r>
                        <w:instrText xml:space="preserve"> SEQ Figure \* ARABIC </w:instrText>
                      </w:r>
                      <w:r>
                        <w:fldChar w:fldCharType="separate"/>
                      </w:r>
                      <w:r w:rsidR="00DA3A24">
                        <w:rPr>
                          <w:noProof/>
                        </w:rPr>
                        <w:t>2</w:t>
                      </w:r>
                      <w:r>
                        <w:fldChar w:fldCharType="end"/>
                      </w:r>
                      <w:r>
                        <w:t xml:space="preserve">. </w:t>
                      </w:r>
                      <w:r w:rsidR="00351EC0">
                        <w:t>Aquila optimiser</w:t>
                      </w:r>
                      <w:r w:rsidR="00C231F2">
                        <w:t xml:space="preserve"> (part 1)</w:t>
                      </w:r>
                      <w:bookmarkEnd w:id="9"/>
                    </w:p>
                  </w:txbxContent>
                </v:textbox>
                <w10:wrap type="square"/>
              </v:shape>
            </w:pict>
          </mc:Fallback>
        </mc:AlternateContent>
      </w:r>
      <w:r w:rsidR="00556262" w:rsidRPr="00556262">
        <w:rPr>
          <w:rStyle w:val="s1"/>
          <w:sz w:val="22"/>
          <w:szCs w:val="22"/>
        </w:rPr>
        <w:t xml:space="preserve">While decomposition enhances input quality, </w:t>
      </w:r>
      <w:proofErr w:type="spellStart"/>
      <w:r w:rsidR="00556262" w:rsidRPr="00556262">
        <w:rPr>
          <w:rStyle w:val="s1"/>
          <w:sz w:val="22"/>
          <w:szCs w:val="22"/>
        </w:rPr>
        <w:t>optimi</w:t>
      </w:r>
      <w:r w:rsidR="0005486D">
        <w:rPr>
          <w:rStyle w:val="s1"/>
          <w:sz w:val="22"/>
          <w:szCs w:val="22"/>
        </w:rPr>
        <w:t>s</w:t>
      </w:r>
      <w:r w:rsidR="00556262" w:rsidRPr="00556262">
        <w:rPr>
          <w:rStyle w:val="s1"/>
          <w:sz w:val="22"/>
          <w:szCs w:val="22"/>
        </w:rPr>
        <w:t>ation</w:t>
      </w:r>
      <w:proofErr w:type="spellEnd"/>
      <w:r w:rsidR="00556262" w:rsidRPr="00556262">
        <w:rPr>
          <w:rStyle w:val="s1"/>
          <w:sz w:val="22"/>
          <w:szCs w:val="22"/>
        </w:rPr>
        <w:t xml:space="preserve"> determines how effectively the model parameters converge. The </w:t>
      </w:r>
      <w:r w:rsidR="00556262" w:rsidRPr="00556262">
        <w:rPr>
          <w:rStyle w:val="s2"/>
          <w:sz w:val="22"/>
          <w:szCs w:val="22"/>
        </w:rPr>
        <w:t>Aquila Optimizer (AO)</w:t>
      </w:r>
      <w:r w:rsidR="00556262" w:rsidRPr="00556262">
        <w:rPr>
          <w:rStyle w:val="s1"/>
          <w:sz w:val="22"/>
          <w:szCs w:val="22"/>
        </w:rPr>
        <w:t xml:space="preserve"> is a recently proposed metaheuristic inspired by the hunting strategies of eagles [</w:t>
      </w:r>
      <w:r w:rsidR="005F6245">
        <w:rPr>
          <w:rStyle w:val="s1"/>
          <w:sz w:val="22"/>
          <w:szCs w:val="22"/>
        </w:rPr>
        <w:t>5</w:t>
      </w:r>
      <w:r w:rsidR="00556262" w:rsidRPr="00556262">
        <w:rPr>
          <w:rStyle w:val="s1"/>
          <w:sz w:val="22"/>
          <w:szCs w:val="22"/>
        </w:rPr>
        <w:t xml:space="preserve">]. AO alternates between </w:t>
      </w:r>
      <w:r w:rsidR="00556262" w:rsidRPr="00556262">
        <w:rPr>
          <w:rStyle w:val="s2"/>
          <w:sz w:val="22"/>
          <w:szCs w:val="22"/>
        </w:rPr>
        <w:t>exploration</w:t>
      </w:r>
      <w:r w:rsidR="00556262" w:rsidRPr="00556262">
        <w:rPr>
          <w:rStyle w:val="s1"/>
          <w:sz w:val="22"/>
          <w:szCs w:val="22"/>
        </w:rPr>
        <w:t xml:space="preserve"> (searching broadly across the solution space to avoid premature convergence) and </w:t>
      </w:r>
      <w:r w:rsidR="00556262" w:rsidRPr="00556262">
        <w:rPr>
          <w:rStyle w:val="s2"/>
          <w:sz w:val="22"/>
          <w:szCs w:val="22"/>
        </w:rPr>
        <w:t>exploitation</w:t>
      </w:r>
      <w:r w:rsidR="00556262" w:rsidRPr="00556262">
        <w:rPr>
          <w:rStyle w:val="s1"/>
          <w:sz w:val="22"/>
          <w:szCs w:val="22"/>
        </w:rPr>
        <w:t xml:space="preserve"> (refining solutions near promising regions), striking a balance between global search and local tuning. Unlike gradient-based </w:t>
      </w:r>
      <w:proofErr w:type="spellStart"/>
      <w:r w:rsidR="00556262" w:rsidRPr="00556262">
        <w:rPr>
          <w:rStyle w:val="s1"/>
          <w:sz w:val="22"/>
          <w:szCs w:val="22"/>
        </w:rPr>
        <w:t>optimi</w:t>
      </w:r>
      <w:r w:rsidR="00351C2B">
        <w:rPr>
          <w:rStyle w:val="s1"/>
          <w:sz w:val="22"/>
          <w:szCs w:val="22"/>
        </w:rPr>
        <w:t>s</w:t>
      </w:r>
      <w:r w:rsidR="00556262" w:rsidRPr="00556262">
        <w:rPr>
          <w:rStyle w:val="s1"/>
          <w:sz w:val="22"/>
          <w:szCs w:val="22"/>
        </w:rPr>
        <w:t>ers</w:t>
      </w:r>
      <w:proofErr w:type="spellEnd"/>
      <w:r w:rsidR="00556262" w:rsidRPr="00556262">
        <w:rPr>
          <w:rStyle w:val="s1"/>
          <w:sz w:val="22"/>
          <w:szCs w:val="22"/>
        </w:rPr>
        <w:t xml:space="preserve"> such as Adam or stochastic gradient descent, AO does not rely on gradient information, making it more robust to the non-convex landscapes typical of deep learning models.</w:t>
      </w:r>
      <w:r w:rsidR="00252054" w:rsidRPr="00252054">
        <w:t xml:space="preserve"> </w:t>
      </w:r>
    </w:p>
    <w:p w14:paraId="597FF14B" w14:textId="1F06BA53" w:rsidR="00556262" w:rsidRPr="00556262" w:rsidRDefault="00556262" w:rsidP="000D7003">
      <w:pPr>
        <w:pStyle w:val="p1"/>
        <w:spacing w:before="0" w:beforeAutospacing="0" w:after="120" w:afterAutospacing="0"/>
        <w:jc w:val="both"/>
        <w:rPr>
          <w:sz w:val="22"/>
          <w:szCs w:val="22"/>
        </w:rPr>
      </w:pPr>
      <w:r w:rsidRPr="00556262">
        <w:rPr>
          <w:rStyle w:val="s1"/>
          <w:sz w:val="22"/>
          <w:szCs w:val="22"/>
        </w:rPr>
        <w:t>Ge [</w:t>
      </w:r>
      <w:r w:rsidR="005F6245">
        <w:rPr>
          <w:rStyle w:val="s1"/>
          <w:sz w:val="22"/>
          <w:szCs w:val="22"/>
        </w:rPr>
        <w:t>5</w:t>
      </w:r>
      <w:r w:rsidRPr="00556262">
        <w:rPr>
          <w:rStyle w:val="s1"/>
          <w:sz w:val="22"/>
          <w:szCs w:val="22"/>
        </w:rPr>
        <w:t xml:space="preserve">] demonstrated the effectiveness of combining MEMD with AO in a hybrid </w:t>
      </w:r>
      <w:r w:rsidRPr="00556262">
        <w:rPr>
          <w:rStyle w:val="s2"/>
          <w:sz w:val="22"/>
          <w:szCs w:val="22"/>
        </w:rPr>
        <w:t>MEMD-AO-LSTM</w:t>
      </w:r>
      <w:r w:rsidRPr="00556262">
        <w:rPr>
          <w:rStyle w:val="s1"/>
          <w:sz w:val="22"/>
          <w:szCs w:val="22"/>
        </w:rPr>
        <w:t xml:space="preserve"> framework. In this setup, MEMD first decomposes OHLCV data into IMFs, serv</w:t>
      </w:r>
      <w:r w:rsidR="00C476E5">
        <w:rPr>
          <w:rStyle w:val="s1"/>
          <w:sz w:val="22"/>
          <w:szCs w:val="22"/>
        </w:rPr>
        <w:t>ing</w:t>
      </w:r>
      <w:r w:rsidRPr="00556262">
        <w:rPr>
          <w:rStyle w:val="s1"/>
          <w:sz w:val="22"/>
          <w:szCs w:val="22"/>
        </w:rPr>
        <w:t xml:space="preserve"> as structured inputs to the LSTM. The Aquila Optimizer then fine-tunes the hyperparameters of the LSTM</w:t>
      </w:r>
      <w:r w:rsidR="00DD0313">
        <w:rPr>
          <w:rStyle w:val="s1"/>
          <w:sz w:val="22"/>
          <w:szCs w:val="22"/>
        </w:rPr>
        <w:t>,</w:t>
      </w:r>
      <w:r w:rsidR="00A2524B">
        <w:rPr>
          <w:rStyle w:val="s1"/>
          <w:sz w:val="22"/>
          <w:szCs w:val="22"/>
        </w:rPr>
        <w:t xml:space="preserve"> </w:t>
      </w:r>
      <w:r w:rsidRPr="00556262">
        <w:rPr>
          <w:rStyle w:val="s1"/>
          <w:sz w:val="22"/>
          <w:szCs w:val="22"/>
        </w:rPr>
        <w:t>such as the number of hidden units, learning rate, and batch size</w:t>
      </w:r>
      <w:r w:rsidR="00984B6F">
        <w:rPr>
          <w:rStyle w:val="s1"/>
          <w:sz w:val="22"/>
          <w:szCs w:val="22"/>
        </w:rPr>
        <w:t xml:space="preserve">, </w:t>
      </w:r>
      <w:r w:rsidRPr="00556262">
        <w:rPr>
          <w:rStyle w:val="s1"/>
          <w:sz w:val="22"/>
          <w:szCs w:val="22"/>
        </w:rPr>
        <w:t xml:space="preserve">ensuring that the network converges to a configuration that </w:t>
      </w:r>
      <w:proofErr w:type="spellStart"/>
      <w:r w:rsidRPr="00556262">
        <w:rPr>
          <w:rStyle w:val="s1"/>
          <w:sz w:val="22"/>
          <w:szCs w:val="22"/>
        </w:rPr>
        <w:t>maxim</w:t>
      </w:r>
      <w:r w:rsidR="00DD0313">
        <w:rPr>
          <w:rStyle w:val="s1"/>
          <w:sz w:val="22"/>
          <w:szCs w:val="22"/>
        </w:rPr>
        <w:t>is</w:t>
      </w:r>
      <w:r w:rsidRPr="00556262">
        <w:rPr>
          <w:rStyle w:val="s1"/>
          <w:sz w:val="22"/>
          <w:szCs w:val="22"/>
        </w:rPr>
        <w:t>es</w:t>
      </w:r>
      <w:proofErr w:type="spellEnd"/>
      <w:r w:rsidRPr="00556262">
        <w:rPr>
          <w:rStyle w:val="s1"/>
          <w:sz w:val="22"/>
          <w:szCs w:val="22"/>
        </w:rPr>
        <w:t xml:space="preserve"> predictive accuracy. This two-stage enhancement directly addresses two common weaknesses in stock prediction: noisy inputs and poorly tuned models.</w:t>
      </w:r>
    </w:p>
    <w:p w14:paraId="10F4A226" w14:textId="55FD6EE9" w:rsidR="00556262" w:rsidRDefault="00556262" w:rsidP="000D7003">
      <w:pPr>
        <w:pStyle w:val="p1"/>
        <w:spacing w:before="0" w:beforeAutospacing="0" w:after="120" w:afterAutospacing="0"/>
        <w:jc w:val="both"/>
        <w:rPr>
          <w:rStyle w:val="s1"/>
          <w:sz w:val="22"/>
          <w:szCs w:val="22"/>
          <w:lang w:val="vi-VN"/>
        </w:rPr>
      </w:pPr>
      <w:r w:rsidRPr="00556262">
        <w:rPr>
          <w:rStyle w:val="s1"/>
          <w:sz w:val="22"/>
          <w:szCs w:val="22"/>
        </w:rPr>
        <w:t>The results were striking. The MEMD-AO-LSTM model achieved an RMSE of 27.12, MAE of 19.43, and R² of 0.992 on the S&amp;P 500 and CSI 300 indices, outperforming baseline LSTMs and even other hybrid models [</w:t>
      </w:r>
      <w:r w:rsidR="005F6245">
        <w:rPr>
          <w:rStyle w:val="s1"/>
          <w:sz w:val="22"/>
          <w:szCs w:val="22"/>
        </w:rPr>
        <w:t>5</w:t>
      </w:r>
      <w:r w:rsidRPr="00556262">
        <w:rPr>
          <w:rStyle w:val="s1"/>
          <w:sz w:val="22"/>
          <w:szCs w:val="22"/>
        </w:rPr>
        <w:t xml:space="preserve">]. Beyond accuracy, the approach showed </w:t>
      </w:r>
      <w:r w:rsidRPr="00556262">
        <w:rPr>
          <w:rStyle w:val="s2"/>
          <w:sz w:val="22"/>
          <w:szCs w:val="22"/>
        </w:rPr>
        <w:t>robustness under exogenous shocks</w:t>
      </w:r>
      <w:r w:rsidRPr="00556262">
        <w:rPr>
          <w:rStyle w:val="s1"/>
          <w:sz w:val="22"/>
          <w:szCs w:val="22"/>
        </w:rPr>
        <w:t>, maintaining performance during the COVID-19 pandemic and periods of geopolitical uncertainty. This resilience highlights a critical advantage: MEMD-AO frameworks are not only accurate under normal market conditions but also adaptable to crisis periods when volatility spikes.</w:t>
      </w:r>
    </w:p>
    <w:p w14:paraId="58A7472B" w14:textId="3F0293E7" w:rsidR="0007589F" w:rsidRDefault="0007589F" w:rsidP="0007589F">
      <w:pPr>
        <w:pStyle w:val="Caption"/>
        <w:keepNext/>
        <w:jc w:val="center"/>
      </w:pPr>
      <w:bookmarkStart w:id="10" w:name="_Toc209558484"/>
      <w:bookmarkStart w:id="11" w:name="_Toc209561184"/>
      <w:bookmarkStart w:id="12" w:name="_Toc209562177"/>
      <w:r>
        <w:t xml:space="preserve">Table </w:t>
      </w:r>
      <w:r>
        <w:fldChar w:fldCharType="begin"/>
      </w:r>
      <w:r>
        <w:instrText xml:space="preserve"> SEQ Table \* ARABIC </w:instrText>
      </w:r>
      <w:r>
        <w:fldChar w:fldCharType="separate"/>
      </w:r>
      <w:r w:rsidR="00A75974">
        <w:rPr>
          <w:noProof/>
        </w:rPr>
        <w:t>1</w:t>
      </w:r>
      <w:r>
        <w:fldChar w:fldCharType="end"/>
      </w:r>
      <w:r w:rsidR="005D003B">
        <w:t>.</w:t>
      </w:r>
      <w:r>
        <w:t xml:space="preserve"> </w:t>
      </w:r>
      <w:r w:rsidR="005D003B">
        <w:t>Models’</w:t>
      </w:r>
      <w:r>
        <w:t xml:space="preserve"> comparison</w:t>
      </w:r>
      <w:bookmarkEnd w:id="10"/>
      <w:bookmarkEnd w:id="11"/>
      <w:bookmarkEnd w:id="12"/>
    </w:p>
    <w:tbl>
      <w:tblPr>
        <w:tblStyle w:val="TableGrid"/>
        <w:tblW w:w="10849" w:type="dxa"/>
        <w:tblLook w:val="04A0" w:firstRow="1" w:lastRow="0" w:firstColumn="1" w:lastColumn="0" w:noHBand="0" w:noVBand="1"/>
      </w:tblPr>
      <w:tblGrid>
        <w:gridCol w:w="2712"/>
        <w:gridCol w:w="2712"/>
        <w:gridCol w:w="2712"/>
        <w:gridCol w:w="2713"/>
      </w:tblGrid>
      <w:tr w:rsidR="008F66ED" w14:paraId="1E6C8F63" w14:textId="77777777" w:rsidTr="00B0230D">
        <w:trPr>
          <w:trHeight w:val="432"/>
        </w:trPr>
        <w:tc>
          <w:tcPr>
            <w:tcW w:w="2712" w:type="dxa"/>
            <w:vAlign w:val="center"/>
          </w:tcPr>
          <w:p w14:paraId="10464451" w14:textId="77777777" w:rsidR="008F66ED" w:rsidRPr="00A45D42" w:rsidRDefault="008F66ED">
            <w:pPr>
              <w:pStyle w:val="NormalWeb"/>
              <w:jc w:val="center"/>
              <w:rPr>
                <w:color w:val="000000" w:themeColor="text1"/>
              </w:rPr>
            </w:pPr>
            <w:r w:rsidRPr="00A45D42">
              <w:rPr>
                <w:b/>
                <w:color w:val="000000" w:themeColor="text1"/>
                <w:sz w:val="22"/>
                <w:szCs w:val="22"/>
                <w:lang w:val="en-US"/>
              </w:rPr>
              <w:t>Model</w:t>
            </w:r>
          </w:p>
        </w:tc>
        <w:tc>
          <w:tcPr>
            <w:tcW w:w="2712" w:type="dxa"/>
            <w:vAlign w:val="center"/>
          </w:tcPr>
          <w:p w14:paraId="72B78CD9" w14:textId="77777777" w:rsidR="008F66ED" w:rsidRPr="00A45D42" w:rsidRDefault="008F66ED">
            <w:pPr>
              <w:pStyle w:val="NormalWeb"/>
              <w:jc w:val="center"/>
              <w:rPr>
                <w:color w:val="000000" w:themeColor="text1"/>
              </w:rPr>
            </w:pPr>
            <w:r w:rsidRPr="00A45D42">
              <w:rPr>
                <w:b/>
                <w:color w:val="000000" w:themeColor="text1"/>
                <w:sz w:val="22"/>
                <w:szCs w:val="22"/>
                <w:lang w:val="en-US"/>
              </w:rPr>
              <w:t>Strengths</w:t>
            </w:r>
          </w:p>
        </w:tc>
        <w:tc>
          <w:tcPr>
            <w:tcW w:w="2712" w:type="dxa"/>
            <w:vAlign w:val="center"/>
          </w:tcPr>
          <w:p w14:paraId="06A34E3B" w14:textId="77777777" w:rsidR="008F66ED" w:rsidRPr="00A45D42" w:rsidRDefault="008F66ED">
            <w:pPr>
              <w:pStyle w:val="NormalWeb"/>
              <w:jc w:val="center"/>
              <w:rPr>
                <w:color w:val="000000" w:themeColor="text1"/>
              </w:rPr>
            </w:pPr>
            <w:r w:rsidRPr="00A45D42">
              <w:rPr>
                <w:b/>
                <w:color w:val="000000" w:themeColor="text1"/>
                <w:sz w:val="22"/>
                <w:szCs w:val="22"/>
                <w:lang w:val="en-US"/>
              </w:rPr>
              <w:t>Limitations</w:t>
            </w:r>
          </w:p>
        </w:tc>
        <w:tc>
          <w:tcPr>
            <w:tcW w:w="2713" w:type="dxa"/>
            <w:vAlign w:val="center"/>
          </w:tcPr>
          <w:p w14:paraId="41FCE867" w14:textId="77777777" w:rsidR="008F66ED" w:rsidRPr="00A45D42" w:rsidRDefault="008F66ED">
            <w:pPr>
              <w:pStyle w:val="NormalWeb"/>
              <w:jc w:val="center"/>
              <w:rPr>
                <w:color w:val="000000" w:themeColor="text1"/>
              </w:rPr>
            </w:pPr>
            <w:r w:rsidRPr="00A45D42">
              <w:rPr>
                <w:b/>
                <w:color w:val="000000" w:themeColor="text1"/>
                <w:sz w:val="22"/>
                <w:szCs w:val="22"/>
                <w:lang w:val="en-US"/>
              </w:rPr>
              <w:t>Scalability Strategy</w:t>
            </w:r>
          </w:p>
        </w:tc>
      </w:tr>
      <w:tr w:rsidR="008F66ED" w14:paraId="2D6A5E72" w14:textId="77777777">
        <w:trPr>
          <w:trHeight w:val="505"/>
        </w:trPr>
        <w:tc>
          <w:tcPr>
            <w:tcW w:w="2712" w:type="dxa"/>
            <w:vAlign w:val="center"/>
          </w:tcPr>
          <w:p w14:paraId="45C585E2" w14:textId="77777777" w:rsidR="008F66ED" w:rsidRDefault="008F66ED">
            <w:pPr>
              <w:pStyle w:val="NormalWeb"/>
            </w:pPr>
            <w:r w:rsidRPr="00ED501E">
              <w:rPr>
                <w:sz w:val="22"/>
                <w:szCs w:val="22"/>
                <w:lang w:val="en-US"/>
              </w:rPr>
              <w:t>RNN</w:t>
            </w:r>
          </w:p>
        </w:tc>
        <w:tc>
          <w:tcPr>
            <w:tcW w:w="2712" w:type="dxa"/>
            <w:vAlign w:val="center"/>
          </w:tcPr>
          <w:p w14:paraId="45ADFC6D" w14:textId="77777777" w:rsidR="008F66ED" w:rsidRDefault="008F66ED">
            <w:pPr>
              <w:pStyle w:val="NormalWeb"/>
            </w:pPr>
            <w:r w:rsidRPr="00ED501E">
              <w:rPr>
                <w:sz w:val="22"/>
                <w:szCs w:val="22"/>
                <w:lang w:val="en-US"/>
              </w:rPr>
              <w:t>Fast training, low memory use</w:t>
            </w:r>
          </w:p>
        </w:tc>
        <w:tc>
          <w:tcPr>
            <w:tcW w:w="2712" w:type="dxa"/>
            <w:vAlign w:val="center"/>
          </w:tcPr>
          <w:p w14:paraId="3EB9CCD2" w14:textId="77777777" w:rsidR="008F66ED" w:rsidRDefault="008F66ED">
            <w:pPr>
              <w:pStyle w:val="NormalWeb"/>
            </w:pPr>
            <w:r w:rsidRPr="00ED501E">
              <w:rPr>
                <w:sz w:val="22"/>
                <w:szCs w:val="22"/>
                <w:lang w:val="en-US"/>
              </w:rPr>
              <w:t>Poor handling of long dependencies</w:t>
            </w:r>
          </w:p>
        </w:tc>
        <w:tc>
          <w:tcPr>
            <w:tcW w:w="2713" w:type="dxa"/>
            <w:vAlign w:val="center"/>
          </w:tcPr>
          <w:p w14:paraId="78F36B5A" w14:textId="77777777" w:rsidR="008F66ED" w:rsidRDefault="008F66ED">
            <w:pPr>
              <w:pStyle w:val="NormalWeb"/>
            </w:pPr>
            <w:r w:rsidRPr="00ED501E">
              <w:rPr>
                <w:sz w:val="22"/>
                <w:szCs w:val="22"/>
                <w:lang w:val="en-US"/>
              </w:rPr>
              <w:t>Per-ticker feasible, limited depth</w:t>
            </w:r>
          </w:p>
        </w:tc>
      </w:tr>
      <w:tr w:rsidR="008F66ED" w14:paraId="04D9AB20" w14:textId="77777777">
        <w:trPr>
          <w:trHeight w:val="758"/>
        </w:trPr>
        <w:tc>
          <w:tcPr>
            <w:tcW w:w="2712" w:type="dxa"/>
            <w:vAlign w:val="center"/>
          </w:tcPr>
          <w:p w14:paraId="64B613E7" w14:textId="77777777" w:rsidR="008F66ED" w:rsidRDefault="008F66ED">
            <w:pPr>
              <w:pStyle w:val="NormalWeb"/>
            </w:pPr>
            <w:r w:rsidRPr="00ED501E">
              <w:rPr>
                <w:sz w:val="22"/>
                <w:szCs w:val="22"/>
                <w:lang w:val="en-US"/>
              </w:rPr>
              <w:t>LSTM</w:t>
            </w:r>
          </w:p>
        </w:tc>
        <w:tc>
          <w:tcPr>
            <w:tcW w:w="2712" w:type="dxa"/>
            <w:vAlign w:val="center"/>
          </w:tcPr>
          <w:p w14:paraId="3826729D" w14:textId="77777777" w:rsidR="008F66ED" w:rsidRDefault="008F66ED">
            <w:pPr>
              <w:pStyle w:val="NormalWeb"/>
            </w:pPr>
            <w:r w:rsidRPr="00ED501E">
              <w:rPr>
                <w:sz w:val="22"/>
                <w:szCs w:val="22"/>
                <w:lang w:val="en-US"/>
              </w:rPr>
              <w:t>Captures medium-term dependencies, robust gating</w:t>
            </w:r>
          </w:p>
        </w:tc>
        <w:tc>
          <w:tcPr>
            <w:tcW w:w="2712" w:type="dxa"/>
            <w:vAlign w:val="center"/>
          </w:tcPr>
          <w:p w14:paraId="3607C7E1" w14:textId="77777777" w:rsidR="008F66ED" w:rsidRDefault="008F66ED">
            <w:pPr>
              <w:pStyle w:val="NormalWeb"/>
            </w:pPr>
            <w:r w:rsidRPr="00ED501E">
              <w:rPr>
                <w:sz w:val="22"/>
                <w:szCs w:val="22"/>
                <w:lang w:val="en-US"/>
              </w:rPr>
              <w:t>Sequential, slower than RNN</w:t>
            </w:r>
          </w:p>
        </w:tc>
        <w:tc>
          <w:tcPr>
            <w:tcW w:w="2713" w:type="dxa"/>
            <w:vAlign w:val="center"/>
          </w:tcPr>
          <w:p w14:paraId="638BCA38" w14:textId="77777777" w:rsidR="008F66ED" w:rsidRDefault="008F66ED">
            <w:pPr>
              <w:pStyle w:val="NormalWeb"/>
            </w:pPr>
            <w:r w:rsidRPr="00ED501E">
              <w:rPr>
                <w:sz w:val="22"/>
                <w:szCs w:val="22"/>
                <w:lang w:val="en-US"/>
              </w:rPr>
              <w:t>One model per ticker (500+ models)</w:t>
            </w:r>
          </w:p>
        </w:tc>
      </w:tr>
      <w:tr w:rsidR="008F66ED" w14:paraId="45BBECDB" w14:textId="77777777">
        <w:trPr>
          <w:trHeight w:val="758"/>
        </w:trPr>
        <w:tc>
          <w:tcPr>
            <w:tcW w:w="2712" w:type="dxa"/>
            <w:vAlign w:val="center"/>
          </w:tcPr>
          <w:p w14:paraId="2D86A9DE" w14:textId="77777777" w:rsidR="008F66ED" w:rsidRDefault="008F66ED">
            <w:pPr>
              <w:pStyle w:val="NormalWeb"/>
            </w:pPr>
            <w:r w:rsidRPr="00ED501E">
              <w:rPr>
                <w:sz w:val="22"/>
                <w:szCs w:val="22"/>
                <w:lang w:val="en-US"/>
              </w:rPr>
              <w:t>Transformer</w:t>
            </w:r>
          </w:p>
        </w:tc>
        <w:tc>
          <w:tcPr>
            <w:tcW w:w="2712" w:type="dxa"/>
            <w:vAlign w:val="center"/>
          </w:tcPr>
          <w:p w14:paraId="222F68D1" w14:textId="77777777" w:rsidR="008F66ED" w:rsidRDefault="008F66ED">
            <w:pPr>
              <w:pStyle w:val="NormalWeb"/>
            </w:pPr>
            <w:r w:rsidRPr="00ED501E">
              <w:rPr>
                <w:sz w:val="22"/>
                <w:szCs w:val="22"/>
                <w:lang w:val="en-US"/>
              </w:rPr>
              <w:t>Long-range dependencies, parallelizable</w:t>
            </w:r>
          </w:p>
        </w:tc>
        <w:tc>
          <w:tcPr>
            <w:tcW w:w="2712" w:type="dxa"/>
            <w:vAlign w:val="center"/>
          </w:tcPr>
          <w:p w14:paraId="0FD4D220" w14:textId="38106307" w:rsidR="008F66ED" w:rsidRDefault="008F66ED">
            <w:pPr>
              <w:pStyle w:val="NormalWeb"/>
            </w:pPr>
            <w:r w:rsidRPr="00ED501E">
              <w:rPr>
                <w:sz w:val="22"/>
                <w:szCs w:val="22"/>
                <w:lang w:val="en-US"/>
              </w:rPr>
              <w:t>High memory and comput</w:t>
            </w:r>
            <w:r w:rsidR="004A545F">
              <w:rPr>
                <w:sz w:val="22"/>
                <w:szCs w:val="22"/>
                <w:lang w:val="en-US"/>
              </w:rPr>
              <w:t>ing</w:t>
            </w:r>
            <w:r w:rsidRPr="00ED501E">
              <w:rPr>
                <w:sz w:val="22"/>
                <w:szCs w:val="22"/>
                <w:lang w:val="en-US"/>
              </w:rPr>
              <w:t xml:space="preserve"> cost</w:t>
            </w:r>
          </w:p>
        </w:tc>
        <w:tc>
          <w:tcPr>
            <w:tcW w:w="2713" w:type="dxa"/>
            <w:vAlign w:val="center"/>
          </w:tcPr>
          <w:p w14:paraId="728DD1F1" w14:textId="77777777" w:rsidR="008F66ED" w:rsidRDefault="008F66ED">
            <w:pPr>
              <w:pStyle w:val="NormalWeb"/>
            </w:pPr>
            <w:r w:rsidRPr="00ED501E">
              <w:rPr>
                <w:sz w:val="22"/>
                <w:szCs w:val="22"/>
                <w:lang w:val="en-US"/>
              </w:rPr>
              <w:t>Possible, but resource-intensive</w:t>
            </w:r>
          </w:p>
        </w:tc>
      </w:tr>
      <w:tr w:rsidR="008F66ED" w14:paraId="7D235E02" w14:textId="77777777">
        <w:trPr>
          <w:trHeight w:val="505"/>
        </w:trPr>
        <w:tc>
          <w:tcPr>
            <w:tcW w:w="2712" w:type="dxa"/>
            <w:vAlign w:val="center"/>
          </w:tcPr>
          <w:p w14:paraId="557A7363" w14:textId="77777777" w:rsidR="008F66ED" w:rsidRDefault="008F66ED">
            <w:pPr>
              <w:pStyle w:val="NormalWeb"/>
            </w:pPr>
            <w:r w:rsidRPr="00ED501E">
              <w:rPr>
                <w:sz w:val="22"/>
                <w:szCs w:val="22"/>
                <w:lang w:val="en-US"/>
              </w:rPr>
              <w:t>Multi-</w:t>
            </w:r>
            <w:proofErr w:type="spellStart"/>
            <w:r w:rsidRPr="00ED501E">
              <w:rPr>
                <w:sz w:val="22"/>
                <w:szCs w:val="22"/>
                <w:lang w:val="en-US"/>
              </w:rPr>
              <w:t>iTR</w:t>
            </w:r>
            <w:proofErr w:type="spellEnd"/>
          </w:p>
        </w:tc>
        <w:tc>
          <w:tcPr>
            <w:tcW w:w="2712" w:type="dxa"/>
            <w:vAlign w:val="center"/>
          </w:tcPr>
          <w:p w14:paraId="55A97109" w14:textId="77777777" w:rsidR="008F66ED" w:rsidRDefault="008F66ED">
            <w:pPr>
              <w:pStyle w:val="NormalWeb"/>
            </w:pPr>
            <w:r w:rsidRPr="00ED501E">
              <w:rPr>
                <w:sz w:val="22"/>
                <w:szCs w:val="22"/>
                <w:lang w:val="en-US"/>
              </w:rPr>
              <w:t>Multi-task, scalable across many tickers</w:t>
            </w:r>
          </w:p>
        </w:tc>
        <w:tc>
          <w:tcPr>
            <w:tcW w:w="2712" w:type="dxa"/>
            <w:vAlign w:val="center"/>
          </w:tcPr>
          <w:p w14:paraId="60623877" w14:textId="77777777" w:rsidR="008F66ED" w:rsidRDefault="008F66ED">
            <w:pPr>
              <w:pStyle w:val="NormalWeb"/>
            </w:pPr>
            <w:r w:rsidRPr="00ED501E">
              <w:rPr>
                <w:sz w:val="22"/>
                <w:szCs w:val="22"/>
                <w:lang w:val="en-US"/>
              </w:rPr>
              <w:t>Architectural complexity</w:t>
            </w:r>
          </w:p>
        </w:tc>
        <w:tc>
          <w:tcPr>
            <w:tcW w:w="2713" w:type="dxa"/>
            <w:vAlign w:val="center"/>
          </w:tcPr>
          <w:p w14:paraId="331D1109" w14:textId="77777777" w:rsidR="008F66ED" w:rsidRDefault="008F66ED">
            <w:pPr>
              <w:pStyle w:val="NormalWeb"/>
            </w:pPr>
            <w:r w:rsidRPr="00ED501E">
              <w:rPr>
                <w:sz w:val="22"/>
                <w:szCs w:val="22"/>
                <w:lang w:val="en-US"/>
              </w:rPr>
              <w:t>Shared encoder across tickers</w:t>
            </w:r>
          </w:p>
        </w:tc>
      </w:tr>
      <w:tr w:rsidR="008F66ED" w14:paraId="35892D8C" w14:textId="77777777">
        <w:trPr>
          <w:trHeight w:val="758"/>
        </w:trPr>
        <w:tc>
          <w:tcPr>
            <w:tcW w:w="2712" w:type="dxa"/>
            <w:vAlign w:val="center"/>
          </w:tcPr>
          <w:p w14:paraId="50DA6777" w14:textId="77777777" w:rsidR="008F66ED" w:rsidRDefault="008F66ED">
            <w:pPr>
              <w:pStyle w:val="NormalWeb"/>
            </w:pPr>
            <w:r w:rsidRPr="00ED501E">
              <w:rPr>
                <w:sz w:val="22"/>
                <w:szCs w:val="22"/>
                <w:lang w:val="en-US"/>
              </w:rPr>
              <w:t>MEMD–AO–LSTM</w:t>
            </w:r>
          </w:p>
        </w:tc>
        <w:tc>
          <w:tcPr>
            <w:tcW w:w="2712" w:type="dxa"/>
            <w:vAlign w:val="center"/>
          </w:tcPr>
          <w:p w14:paraId="65C019EB" w14:textId="77777777" w:rsidR="008F66ED" w:rsidRDefault="008F66ED">
            <w:pPr>
              <w:pStyle w:val="NormalWeb"/>
            </w:pPr>
            <w:r w:rsidRPr="00ED501E">
              <w:rPr>
                <w:sz w:val="22"/>
                <w:szCs w:val="22"/>
                <w:lang w:val="en-US"/>
              </w:rPr>
              <w:t>Noise reduction (MEMD), robust tuning (AO)</w:t>
            </w:r>
          </w:p>
        </w:tc>
        <w:tc>
          <w:tcPr>
            <w:tcW w:w="2712" w:type="dxa"/>
            <w:vAlign w:val="center"/>
          </w:tcPr>
          <w:p w14:paraId="15AF3679" w14:textId="77777777" w:rsidR="008F66ED" w:rsidRDefault="008F66ED">
            <w:pPr>
              <w:pStyle w:val="NormalWeb"/>
            </w:pPr>
            <w:r w:rsidRPr="00ED501E">
              <w:rPr>
                <w:sz w:val="22"/>
                <w:szCs w:val="22"/>
                <w:lang w:val="en-US"/>
              </w:rPr>
              <w:t>Still sequential, per-ticker scaling</w:t>
            </w:r>
            <w:r>
              <w:rPr>
                <w:sz w:val="22"/>
                <w:szCs w:val="22"/>
                <w:lang w:val="en-US"/>
              </w:rPr>
              <w:t>. MEMD and AO require longer training time</w:t>
            </w:r>
          </w:p>
        </w:tc>
        <w:tc>
          <w:tcPr>
            <w:tcW w:w="2713" w:type="dxa"/>
            <w:vAlign w:val="center"/>
          </w:tcPr>
          <w:p w14:paraId="7DC97B39" w14:textId="77777777" w:rsidR="008F66ED" w:rsidRDefault="008F66ED">
            <w:pPr>
              <w:pStyle w:val="NormalWeb"/>
            </w:pPr>
            <w:r w:rsidRPr="00ED501E">
              <w:rPr>
                <w:sz w:val="22"/>
                <w:szCs w:val="22"/>
                <w:lang w:val="en-US"/>
              </w:rPr>
              <w:t>One model per ticker, rolling retrain</w:t>
            </w:r>
          </w:p>
        </w:tc>
      </w:tr>
    </w:tbl>
    <w:p w14:paraId="1E8BAE7D" w14:textId="2E1A628C" w:rsidR="00217AF9" w:rsidRPr="007C46C6" w:rsidRDefault="004115D5" w:rsidP="007F789E">
      <w:pPr>
        <w:pStyle w:val="Heading2"/>
      </w:pPr>
      <w:bookmarkStart w:id="13" w:name="_Toc209562156"/>
      <w:r w:rsidRPr="007C46C6">
        <w:t>Explainability and Sentiment Integration</w:t>
      </w:r>
      <w:bookmarkEnd w:id="13"/>
    </w:p>
    <w:p w14:paraId="750EE404" w14:textId="724884AE" w:rsidR="004115D5" w:rsidRPr="004115D5" w:rsidRDefault="004115D5" w:rsidP="000D7003">
      <w:pPr>
        <w:pStyle w:val="NormalWeb"/>
        <w:spacing w:before="0" w:beforeAutospacing="0" w:after="120" w:afterAutospacing="0"/>
        <w:jc w:val="both"/>
        <w:rPr>
          <w:sz w:val="22"/>
          <w:szCs w:val="22"/>
        </w:rPr>
      </w:pPr>
      <w:r w:rsidRPr="004115D5">
        <w:rPr>
          <w:sz w:val="22"/>
          <w:szCs w:val="22"/>
        </w:rPr>
        <w:t>Accuracy alone is insufficient for financial adoption; explainability and sentiment integration are equally critical. Many AI models in finance are critici</w:t>
      </w:r>
      <w:r w:rsidR="00B0172C">
        <w:rPr>
          <w:sz w:val="22"/>
          <w:szCs w:val="22"/>
        </w:rPr>
        <w:t>s</w:t>
      </w:r>
      <w:r w:rsidRPr="004115D5">
        <w:rPr>
          <w:sz w:val="22"/>
          <w:szCs w:val="22"/>
        </w:rPr>
        <w:t>ed as “black boxes,” making it difficult for investors to trust predictions or regulators to approve their use.</w:t>
      </w:r>
      <w:r w:rsidR="008D6D27">
        <w:rPr>
          <w:sz w:val="22"/>
          <w:szCs w:val="22"/>
        </w:rPr>
        <w:t xml:space="preserve"> As its core, s</w:t>
      </w:r>
      <w:r w:rsidRPr="004115D5">
        <w:rPr>
          <w:sz w:val="22"/>
          <w:szCs w:val="22"/>
        </w:rPr>
        <w:t>entiment has long been recogni</w:t>
      </w:r>
      <w:r w:rsidR="008D6D27">
        <w:rPr>
          <w:sz w:val="22"/>
          <w:szCs w:val="22"/>
        </w:rPr>
        <w:t>s</w:t>
      </w:r>
      <w:r w:rsidRPr="004115D5">
        <w:rPr>
          <w:sz w:val="22"/>
          <w:szCs w:val="22"/>
        </w:rPr>
        <w:t xml:space="preserve">ed as a driver of market </w:t>
      </w:r>
      <w:r w:rsidR="00AC7009" w:rsidRPr="004115D5">
        <w:rPr>
          <w:sz w:val="22"/>
          <w:szCs w:val="22"/>
        </w:rPr>
        <w:t>behaviour</w:t>
      </w:r>
      <w:r w:rsidRPr="004115D5">
        <w:rPr>
          <w:sz w:val="22"/>
          <w:szCs w:val="22"/>
        </w:rPr>
        <w:t xml:space="preserve">. Early classification approaches used Naive Bayes or SVMs, but financial-domain deep learning models such as </w:t>
      </w:r>
      <w:r w:rsidRPr="00311C84">
        <w:rPr>
          <w:rStyle w:val="Strong"/>
          <w:b w:val="0"/>
          <w:bCs w:val="0"/>
          <w:sz w:val="22"/>
          <w:szCs w:val="22"/>
        </w:rPr>
        <w:t>FinBERT</w:t>
      </w:r>
      <w:r w:rsidRPr="004115D5">
        <w:rPr>
          <w:sz w:val="22"/>
          <w:szCs w:val="22"/>
        </w:rPr>
        <w:t xml:space="preserve"> have since demonstrated superior performance in extracting sentiment from financial news </w:t>
      </w:r>
      <w:r w:rsidR="0030737F">
        <w:rPr>
          <w:sz w:val="22"/>
          <w:szCs w:val="22"/>
        </w:rPr>
        <w:t>[18]</w:t>
      </w:r>
      <w:r w:rsidRPr="004115D5">
        <w:rPr>
          <w:sz w:val="22"/>
          <w:szCs w:val="22"/>
        </w:rPr>
        <w:t>. However, FinBERT faces constraints, including limited handling of long documents and weak temporal context.</w:t>
      </w:r>
    </w:p>
    <w:p w14:paraId="099233AA" w14:textId="04F1A5C7" w:rsidR="004115D5" w:rsidRPr="009E46DE" w:rsidRDefault="004115D5" w:rsidP="000D7003">
      <w:pPr>
        <w:pStyle w:val="NormalWeb"/>
        <w:spacing w:before="0" w:beforeAutospacing="0" w:after="120" w:afterAutospacing="0"/>
        <w:jc w:val="both"/>
        <w:rPr>
          <w:sz w:val="22"/>
          <w:szCs w:val="22"/>
        </w:rPr>
      </w:pPr>
      <w:r w:rsidRPr="004115D5">
        <w:rPr>
          <w:sz w:val="22"/>
          <w:szCs w:val="22"/>
        </w:rPr>
        <w:t xml:space="preserve">Recent literature has explored hybrid approaches that leverage LLMs to enhance sentiment </w:t>
      </w:r>
      <w:r w:rsidR="00AC7009" w:rsidRPr="004115D5">
        <w:rPr>
          <w:sz w:val="22"/>
          <w:szCs w:val="22"/>
        </w:rPr>
        <w:t>modelling</w:t>
      </w:r>
      <w:r w:rsidRPr="004115D5">
        <w:rPr>
          <w:sz w:val="22"/>
          <w:szCs w:val="22"/>
        </w:rPr>
        <w:t xml:space="preserve">. Chen and Kawashima proposed a </w:t>
      </w:r>
      <w:r w:rsidRPr="00311C84">
        <w:rPr>
          <w:rStyle w:val="Strong"/>
          <w:b w:val="0"/>
          <w:bCs w:val="0"/>
          <w:sz w:val="22"/>
          <w:szCs w:val="22"/>
        </w:rPr>
        <w:t>sentiment-aware Transformer</w:t>
      </w:r>
      <w:r w:rsidRPr="00311C84">
        <w:rPr>
          <w:b/>
          <w:bCs/>
          <w:sz w:val="22"/>
          <w:szCs w:val="22"/>
        </w:rPr>
        <w:t>,</w:t>
      </w:r>
      <w:r w:rsidRPr="004115D5">
        <w:rPr>
          <w:sz w:val="22"/>
          <w:szCs w:val="22"/>
        </w:rPr>
        <w:t xml:space="preserve"> where LLMs generate “formulaic alphas” combining OHLCV data and sentiment features </w:t>
      </w:r>
      <w:r w:rsidR="0030737F">
        <w:rPr>
          <w:sz w:val="22"/>
          <w:szCs w:val="22"/>
        </w:rPr>
        <w:t>[18]</w:t>
      </w:r>
      <w:r w:rsidRPr="004115D5">
        <w:rPr>
          <w:sz w:val="22"/>
          <w:szCs w:val="22"/>
        </w:rPr>
        <w:t xml:space="preserve">. These alphas act as structured, interpretable signals, mitigating alpha decay and improving </w:t>
      </w:r>
      <w:r w:rsidRPr="004115D5">
        <w:rPr>
          <w:sz w:val="22"/>
          <w:szCs w:val="22"/>
        </w:rPr>
        <w:lastRenderedPageBreak/>
        <w:t>both accuracy and transparency.</w:t>
      </w:r>
      <w:r w:rsidR="009E46DE">
        <w:rPr>
          <w:sz w:val="22"/>
          <w:szCs w:val="22"/>
        </w:rPr>
        <w:t xml:space="preserve"> Furthermore, e</w:t>
      </w:r>
      <w:r w:rsidRPr="004115D5">
        <w:rPr>
          <w:sz w:val="22"/>
          <w:szCs w:val="22"/>
        </w:rPr>
        <w:t xml:space="preserve">xplainability frameworks further enhance adoption. Tools such as SHAP (Shapley Additive Explanations) and LIME (Local Interpretable Model-Agnostic Explanations) attribute predictions to specific features, bridging the gap between complex models and user </w:t>
      </w:r>
      <w:r w:rsidR="0015742C" w:rsidRPr="004115D5">
        <w:rPr>
          <w:sz w:val="22"/>
          <w:szCs w:val="22"/>
        </w:rPr>
        <w:t>trust.</w:t>
      </w:r>
      <w:r w:rsidRPr="004115D5">
        <w:rPr>
          <w:sz w:val="22"/>
          <w:szCs w:val="22"/>
        </w:rPr>
        <w:t xml:space="preserve"> By combining explainable sentiment integration with robust predictive models, FinVision provides investors not only with forecasts but also with rationales, addressing both performance and interpretability.</w:t>
      </w:r>
    </w:p>
    <w:p w14:paraId="6DFC4D59" w14:textId="77777777" w:rsidR="00B17984" w:rsidRPr="00526033" w:rsidRDefault="003A1D65" w:rsidP="00DD646C">
      <w:pPr>
        <w:pStyle w:val="Heading1"/>
        <w:spacing w:before="0" w:after="120"/>
      </w:pPr>
      <w:bookmarkStart w:id="14" w:name="_Toc209562157"/>
      <w:r w:rsidRPr="00526033">
        <w:t>Solution Design</w:t>
      </w:r>
      <w:bookmarkEnd w:id="14"/>
    </w:p>
    <w:p w14:paraId="6548A3DA" w14:textId="5541DB4A" w:rsidR="001E095C" w:rsidRDefault="006378FA" w:rsidP="00DD646C">
      <w:pPr>
        <w:spacing w:after="120"/>
      </w:pPr>
      <w:r w:rsidRPr="006378FA">
        <w:t>FinVision was conceived as a comprehensive, AI-driven platform with a clear mission: to empower a diverse range of users</w:t>
      </w:r>
      <w:r w:rsidR="00425161">
        <w:t xml:space="preserve">, </w:t>
      </w:r>
      <w:r w:rsidRPr="006378FA">
        <w:t>from individual retail investors to junior financial analysts and market enthusiasts</w:t>
      </w:r>
      <w:r w:rsidR="00425161">
        <w:t>,</w:t>
      </w:r>
      <w:r>
        <w:t xml:space="preserve"> </w:t>
      </w:r>
      <w:r w:rsidRPr="006378FA">
        <w:t>with sophisticated tools for financial analysis and investment. The core philosophy was to democrati</w:t>
      </w:r>
      <w:r w:rsidR="006632A8">
        <w:t>s</w:t>
      </w:r>
      <w:r w:rsidRPr="006378FA">
        <w:t>e access to advanced financial intelligence by simplifying complex data processing, offering insightful portfolio management tools, and ensuring that all AI-driven recommendations were understandable. The platform</w:t>
      </w:r>
      <w:r w:rsidR="001E17C9">
        <w:t>’</w:t>
      </w:r>
      <w:r w:rsidRPr="006378FA">
        <w:t>s architecture was designed around the principles of modularity, scalability, and user-centricity, delivered through an intuitive web interface.</w:t>
      </w:r>
    </w:p>
    <w:p w14:paraId="5BA39A9C" w14:textId="6B1925A3" w:rsidR="00413D4F" w:rsidRDefault="00105C25" w:rsidP="00DD646C">
      <w:pPr>
        <w:pStyle w:val="Heading2"/>
        <w:spacing w:before="0" w:after="120"/>
      </w:pPr>
      <w:bookmarkStart w:id="15" w:name="_Toc209562158"/>
      <w:r>
        <w:t>Project Refinement</w:t>
      </w:r>
      <w:bookmarkEnd w:id="15"/>
    </w:p>
    <w:p w14:paraId="1C6AC4EC" w14:textId="16647ADE" w:rsidR="00170771" w:rsidRDefault="009A37CE" w:rsidP="00D55B21">
      <w:pPr>
        <w:pStyle w:val="Heading3"/>
        <w:spacing w:before="0" w:after="120"/>
      </w:pPr>
      <w:bookmarkStart w:id="16" w:name="_Toc209562159"/>
      <w:r w:rsidRPr="00F738FD">
        <w:t>Scope</w:t>
      </w:r>
      <w:r w:rsidR="00105C25">
        <w:t xml:space="preserve"> of Work</w:t>
      </w:r>
      <w:bookmarkEnd w:id="16"/>
    </w:p>
    <w:p w14:paraId="2BB7994F" w14:textId="2F8FE316" w:rsidR="00EF32C0" w:rsidRPr="00EF32C0" w:rsidRDefault="00EF32C0" w:rsidP="005F0AFA">
      <w:pPr>
        <w:spacing w:after="120"/>
      </w:pPr>
      <w:r w:rsidRPr="006B51BD">
        <w:t xml:space="preserve">Initially, FinVision was envisioned with an end-to-end feature set. </w:t>
      </w:r>
      <w:r>
        <w:t>Our original</w:t>
      </w:r>
      <w:r w:rsidRPr="006B51BD">
        <w:t xml:space="preserve"> plan</w:t>
      </w:r>
      <w:r>
        <w:t xml:space="preserve"> of the project</w:t>
      </w:r>
      <w:r w:rsidRPr="006B51BD">
        <w:t xml:space="preserve"> included four core modules: automated </w:t>
      </w:r>
      <w:r w:rsidR="00AD0CBA">
        <w:t>collection</w:t>
      </w:r>
      <w:r w:rsidRPr="006B51BD">
        <w:t xml:space="preserve"> of key metrics from </w:t>
      </w:r>
      <w:r w:rsidR="00AD0CBA">
        <w:t>reliable sources</w:t>
      </w:r>
      <w:r w:rsidRPr="006B51BD">
        <w:t xml:space="preserve">, market sentiment analysis powered by the </w:t>
      </w:r>
      <w:r w:rsidR="00EB1960">
        <w:t>Gemini</w:t>
      </w:r>
      <w:r w:rsidRPr="006B51BD">
        <w:t xml:space="preserve"> model, an AI stock recommendation engine using time-series models, and a user-friendly web interface to tie it all together.</w:t>
      </w:r>
      <w:r>
        <w:t xml:space="preserve"> In addition, </w:t>
      </w:r>
      <w:r w:rsidRPr="006B51BD">
        <w:t>a custom web crawling system, was also planned to supply data for sentiment analysis. This scope aimed to cover the entire investment analysis lifecycle, from raw data to actionable insight.</w:t>
      </w:r>
      <w:r>
        <w:t xml:space="preserve"> </w:t>
      </w:r>
      <w:r w:rsidRPr="001E095C">
        <w:t>As the project progressed, the team made several strategic refinements to navigate practical, technical, and financial challenges. These decisions were crucial for focusing resources on high-impact areas and ensuring the delivery of a robust and viable product.</w:t>
      </w:r>
    </w:p>
    <w:p w14:paraId="65A654A8" w14:textId="25A936A1" w:rsidR="001A6B53" w:rsidRPr="001A6B53" w:rsidRDefault="001A6B53" w:rsidP="006A67E7">
      <w:pPr>
        <w:numPr>
          <w:ilvl w:val="0"/>
          <w:numId w:val="1"/>
        </w:numPr>
        <w:tabs>
          <w:tab w:val="clear" w:pos="720"/>
        </w:tabs>
        <w:spacing w:after="60"/>
        <w:ind w:left="360" w:hanging="270"/>
      </w:pPr>
      <w:r w:rsidRPr="001A6B53">
        <w:rPr>
          <w:b/>
          <w:bCs/>
        </w:rPr>
        <w:t xml:space="preserve">Data Acquisition Strategy: </w:t>
      </w:r>
      <w:r w:rsidR="000C57E2" w:rsidRPr="000C57E2">
        <w:t>The plan to build a proprietary web crawler was de-scoped upon reali</w:t>
      </w:r>
      <w:r w:rsidR="00C14801">
        <w:t>s</w:t>
      </w:r>
      <w:r w:rsidR="000C57E2" w:rsidRPr="000C57E2">
        <w:t>ing the immense engineering effort required not just for development, but for long-term maintenance against constantly evolving anti-scraping technologies. This, coupled with the ethical and legal complexities of web scraping, led the team to pivot towards more reliable and standardi</w:t>
      </w:r>
      <w:r w:rsidR="00517E2D">
        <w:t>s</w:t>
      </w:r>
      <w:r w:rsidR="000C57E2" w:rsidRPr="000C57E2">
        <w:t>ed financial data APIs.</w:t>
      </w:r>
    </w:p>
    <w:p w14:paraId="390AA492" w14:textId="6A986669" w:rsidR="001A6B53" w:rsidRPr="00526033" w:rsidRDefault="001A6B53" w:rsidP="006A67E7">
      <w:pPr>
        <w:numPr>
          <w:ilvl w:val="0"/>
          <w:numId w:val="1"/>
        </w:numPr>
        <w:tabs>
          <w:tab w:val="clear" w:pos="720"/>
        </w:tabs>
        <w:spacing w:before="100" w:beforeAutospacing="1" w:after="60"/>
        <w:ind w:left="360" w:hanging="270"/>
      </w:pPr>
      <w:r w:rsidRPr="001A6B53">
        <w:rPr>
          <w:b/>
          <w:bCs/>
        </w:rPr>
        <w:t xml:space="preserve">Real-Time Data Deferral: </w:t>
      </w:r>
      <w:r w:rsidRPr="001A6B53">
        <w:t>The implementation of real-time stock data visuali</w:t>
      </w:r>
      <w:r w:rsidR="005A0377">
        <w:t>s</w:t>
      </w:r>
      <w:r w:rsidRPr="001A6B53">
        <w:t>ation, while valuable, was deferred. This decision was made due to the significant subscription costs required for reliable, low-latency API access, which exceeded the project</w:t>
      </w:r>
      <w:r w:rsidR="005A0377">
        <w:t>’</w:t>
      </w:r>
      <w:r w:rsidRPr="001A6B53">
        <w:t>s budget.</w:t>
      </w:r>
    </w:p>
    <w:p w14:paraId="7416924F" w14:textId="742A6E1F" w:rsidR="00623506" w:rsidRDefault="00A80B1C" w:rsidP="006A67E7">
      <w:pPr>
        <w:pStyle w:val="ng-star-inserted"/>
        <w:numPr>
          <w:ilvl w:val="0"/>
          <w:numId w:val="1"/>
        </w:numPr>
        <w:tabs>
          <w:tab w:val="clear" w:pos="720"/>
        </w:tabs>
        <w:spacing w:after="60" w:afterAutospacing="0"/>
        <w:ind w:left="360" w:hanging="270"/>
        <w:jc w:val="both"/>
        <w:rPr>
          <w:sz w:val="22"/>
          <w:szCs w:val="22"/>
          <w:lang w:val="en-AU"/>
        </w:rPr>
      </w:pPr>
      <w:r w:rsidRPr="00526033">
        <w:rPr>
          <w:rStyle w:val="ng-star-inserted1"/>
          <w:b/>
          <w:bCs/>
          <w:sz w:val="22"/>
          <w:szCs w:val="22"/>
          <w:lang w:val="en-AU"/>
        </w:rPr>
        <w:t>Sentiment Analysis Architecture:</w:t>
      </w:r>
      <w:r w:rsidRPr="00526033">
        <w:rPr>
          <w:rStyle w:val="ng-star-inserted1"/>
          <w:sz w:val="22"/>
          <w:szCs w:val="22"/>
          <w:lang w:val="en-AU"/>
        </w:rPr>
        <w:t xml:space="preserve"> </w:t>
      </w:r>
      <w:r w:rsidR="00832AE2" w:rsidRPr="00832AE2">
        <w:rPr>
          <w:sz w:val="22"/>
          <w:szCs w:val="22"/>
          <w:lang w:val="en-AU"/>
        </w:rPr>
        <w:t>The decision to replace the FinBERT model with Google</w:t>
      </w:r>
      <w:r w:rsidR="00DE54DA">
        <w:rPr>
          <w:sz w:val="22"/>
          <w:szCs w:val="22"/>
          <w:lang w:val="en-AU"/>
        </w:rPr>
        <w:t>’</w:t>
      </w:r>
      <w:r w:rsidR="00832AE2" w:rsidRPr="00832AE2">
        <w:rPr>
          <w:sz w:val="22"/>
          <w:szCs w:val="22"/>
          <w:lang w:val="en-AU"/>
        </w:rPr>
        <w:t>s Gemini LLM was driven by a strategic opportunity to leapfrog in capability. While FinBERT is effective, the rapid advancements in LLMs presented a chance to achieve a significantly higher degree of accuracy and contextual understanding. Gemini</w:t>
      </w:r>
      <w:r w:rsidR="00C55491">
        <w:rPr>
          <w:sz w:val="22"/>
          <w:szCs w:val="22"/>
          <w:lang w:val="en-AU"/>
        </w:rPr>
        <w:t>’</w:t>
      </w:r>
      <w:r w:rsidR="00832AE2" w:rsidRPr="00832AE2">
        <w:rPr>
          <w:sz w:val="22"/>
          <w:szCs w:val="22"/>
          <w:lang w:val="en-AU"/>
        </w:rPr>
        <w:t>s ability to interpret nuance, sarcasm, and complex sentence structures in financial news</w:t>
      </w:r>
      <w:r w:rsidR="00DE54DA">
        <w:rPr>
          <w:sz w:val="22"/>
          <w:szCs w:val="22"/>
          <w:lang w:val="en-AU"/>
        </w:rPr>
        <w:t>, thing that</w:t>
      </w:r>
      <w:r w:rsidR="00832AE2" w:rsidRPr="00832AE2">
        <w:rPr>
          <w:sz w:val="22"/>
          <w:szCs w:val="22"/>
          <w:lang w:val="en-AU"/>
        </w:rPr>
        <w:t xml:space="preserve"> speciali</w:t>
      </w:r>
      <w:r w:rsidR="00DE54DA">
        <w:rPr>
          <w:sz w:val="22"/>
          <w:szCs w:val="22"/>
          <w:lang w:val="en-AU"/>
        </w:rPr>
        <w:t>se</w:t>
      </w:r>
      <w:r w:rsidR="00832AE2" w:rsidRPr="00832AE2">
        <w:rPr>
          <w:sz w:val="22"/>
          <w:szCs w:val="22"/>
          <w:lang w:val="en-AU"/>
        </w:rPr>
        <w:t>d models can struggle with</w:t>
      </w:r>
      <w:r w:rsidR="00DE54DA">
        <w:rPr>
          <w:sz w:val="22"/>
          <w:szCs w:val="22"/>
          <w:lang w:val="en-AU"/>
        </w:rPr>
        <w:t>,</w:t>
      </w:r>
      <w:r w:rsidR="00923E9E">
        <w:rPr>
          <w:sz w:val="22"/>
          <w:szCs w:val="22"/>
          <w:lang w:val="en-AU"/>
        </w:rPr>
        <w:t xml:space="preserve"> </w:t>
      </w:r>
      <w:r w:rsidR="00832AE2" w:rsidRPr="00832AE2">
        <w:rPr>
          <w:sz w:val="22"/>
          <w:szCs w:val="22"/>
          <w:lang w:val="en-AU"/>
        </w:rPr>
        <w:t>was a compelling advantage. This pivot was a proactive choice to enhance the quality and reliability of a core system input, justifying the integration effort.</w:t>
      </w:r>
    </w:p>
    <w:p w14:paraId="32FC9B83" w14:textId="497ECFC9" w:rsidR="00C7547C" w:rsidRPr="001E3308" w:rsidRDefault="00A80B1C" w:rsidP="006A67E7">
      <w:pPr>
        <w:pStyle w:val="ng-star-inserted"/>
        <w:numPr>
          <w:ilvl w:val="0"/>
          <w:numId w:val="1"/>
        </w:numPr>
        <w:tabs>
          <w:tab w:val="clear" w:pos="720"/>
        </w:tabs>
        <w:spacing w:after="60" w:afterAutospacing="0"/>
        <w:ind w:left="360" w:hanging="270"/>
        <w:jc w:val="both"/>
        <w:rPr>
          <w:sz w:val="22"/>
          <w:szCs w:val="22"/>
          <w:lang w:val="en-AU"/>
        </w:rPr>
      </w:pPr>
      <w:r w:rsidRPr="00623506">
        <w:rPr>
          <w:rStyle w:val="ng-star-inserted1"/>
          <w:b/>
          <w:bCs/>
          <w:sz w:val="22"/>
          <w:szCs w:val="22"/>
          <w:lang w:val="en-AU"/>
        </w:rPr>
        <w:t>Predictive Model Benchmarking:</w:t>
      </w:r>
      <w:r w:rsidRPr="00623506">
        <w:rPr>
          <w:rStyle w:val="ng-star-inserted1"/>
          <w:sz w:val="22"/>
          <w:szCs w:val="22"/>
          <w:lang w:val="en-AU"/>
        </w:rPr>
        <w:t xml:space="preserve"> </w:t>
      </w:r>
      <w:r w:rsidR="005047E9" w:rsidRPr="005047E9">
        <w:t> </w:t>
      </w:r>
      <w:r w:rsidR="005047E9" w:rsidRPr="00623506">
        <w:rPr>
          <w:sz w:val="22"/>
          <w:szCs w:val="22"/>
        </w:rPr>
        <w:t>The initial idea of exploring a wide range of models was refined to a more scientific and focused approach. Instead of a broad but potentially shallow survey, the team chose to conduct a rigorous benchmark comparison between established baseline models (LSTM, Random Forest) and state-of-the-art Transformer architectures. This approach allowed for a deeper investigation into which model type truly performs best on financial time-series data when subjected to methodical processes like data decomposition and hyperparameter optimization, yielding more valuable and defensible insights.</w:t>
      </w:r>
    </w:p>
    <w:p w14:paraId="150DE713" w14:textId="21DD5323" w:rsidR="001E3308" w:rsidRPr="001E3308" w:rsidRDefault="001E3308" w:rsidP="006A67E7">
      <w:pPr>
        <w:pStyle w:val="ng-star-inserted"/>
        <w:numPr>
          <w:ilvl w:val="0"/>
          <w:numId w:val="1"/>
        </w:numPr>
        <w:tabs>
          <w:tab w:val="clear" w:pos="720"/>
        </w:tabs>
        <w:spacing w:after="60" w:afterAutospacing="0"/>
        <w:ind w:left="360" w:hanging="270"/>
        <w:jc w:val="both"/>
        <w:rPr>
          <w:sz w:val="22"/>
          <w:szCs w:val="22"/>
          <w:lang w:val="en-AU"/>
        </w:rPr>
      </w:pPr>
      <w:r w:rsidRPr="00526033">
        <w:rPr>
          <w:rStyle w:val="ng-star-inserted1"/>
          <w:b/>
          <w:bCs/>
          <w:sz w:val="22"/>
          <w:szCs w:val="22"/>
          <w:lang w:val="en-AU"/>
        </w:rPr>
        <w:t>Company Filtering Mechanism:</w:t>
      </w:r>
      <w:r w:rsidRPr="00526033">
        <w:rPr>
          <w:rStyle w:val="ng-star-inserted1"/>
          <w:sz w:val="22"/>
          <w:szCs w:val="22"/>
          <w:lang w:val="en-AU"/>
        </w:rPr>
        <w:t xml:space="preserve"> The methodology for company filtering during portfolio creation was enhanced to improve its robustness. The initial concept of a simple, one-to-one KPI matching system, which could fail to return any matching companies, was replaced. The system was upgraded to utili</w:t>
      </w:r>
      <w:r>
        <w:rPr>
          <w:rStyle w:val="ng-star-inserted1"/>
          <w:sz w:val="22"/>
          <w:szCs w:val="22"/>
          <w:lang w:val="en-AU"/>
        </w:rPr>
        <w:t>s</w:t>
      </w:r>
      <w:r w:rsidRPr="00526033">
        <w:rPr>
          <w:rStyle w:val="ng-star-inserted1"/>
          <w:sz w:val="22"/>
          <w:szCs w:val="22"/>
          <w:lang w:val="en-AU"/>
        </w:rPr>
        <w:t>e a K-Means clustering approach, where user preferences define a centroid. Companies are then ranked based on their Euclidean distance to this centroid, ensuring that a relevant and ranked list of investment options is always provided.</w:t>
      </w:r>
    </w:p>
    <w:p w14:paraId="7549E52C" w14:textId="1D13A09B" w:rsidR="00C7547C" w:rsidRPr="00E61390" w:rsidRDefault="00A80B1C" w:rsidP="006A67E7">
      <w:pPr>
        <w:pStyle w:val="ng-star-inserted"/>
        <w:numPr>
          <w:ilvl w:val="0"/>
          <w:numId w:val="1"/>
        </w:numPr>
        <w:tabs>
          <w:tab w:val="clear" w:pos="720"/>
        </w:tabs>
        <w:spacing w:after="60" w:afterAutospacing="0"/>
        <w:ind w:left="360" w:hanging="270"/>
        <w:jc w:val="both"/>
      </w:pPr>
      <w:r w:rsidRPr="00623506">
        <w:rPr>
          <w:rStyle w:val="ng-star-inserted1"/>
          <w:b/>
          <w:bCs/>
          <w:sz w:val="22"/>
          <w:szCs w:val="22"/>
          <w:lang w:val="en-AU"/>
        </w:rPr>
        <w:t>Generali</w:t>
      </w:r>
      <w:r w:rsidR="00A721A1" w:rsidRPr="00623506">
        <w:rPr>
          <w:rStyle w:val="ng-star-inserted1"/>
          <w:b/>
          <w:bCs/>
          <w:sz w:val="22"/>
          <w:szCs w:val="22"/>
          <w:lang w:val="en-AU"/>
        </w:rPr>
        <w:t>s</w:t>
      </w:r>
      <w:r w:rsidRPr="00623506">
        <w:rPr>
          <w:rStyle w:val="ng-star-inserted1"/>
          <w:b/>
          <w:bCs/>
          <w:sz w:val="22"/>
          <w:szCs w:val="22"/>
          <w:lang w:val="en-AU"/>
        </w:rPr>
        <w:t>ation and Forecasting Scope:</w:t>
      </w:r>
      <w:r w:rsidRPr="00623506">
        <w:rPr>
          <w:rStyle w:val="ng-star-inserted1"/>
          <w:sz w:val="22"/>
          <w:szCs w:val="22"/>
          <w:lang w:val="en-AU"/>
        </w:rPr>
        <w:t xml:space="preserve"> </w:t>
      </w:r>
      <w:r w:rsidR="00623506" w:rsidRPr="00623506">
        <w:rPr>
          <w:sz w:val="22"/>
          <w:szCs w:val="22"/>
          <w:lang w:val="en-AU"/>
        </w:rPr>
        <w:t>The initial goal to cover the entire S&amp;P 500 with sentiment-enhanced predictions was found to be computationally and financially unsustainable. The cost of running the advanced Gemini LLM pipeline on news for 500 companies continuously was immense. Therefore, a hybrid strategy was adopted as an intelligent compromise. By focusing the expensive sentiment analysis on a small, representative set of 10 stocks, the project could demonstrate the model</w:t>
      </w:r>
      <w:r w:rsidR="00541886">
        <w:rPr>
          <w:sz w:val="22"/>
          <w:szCs w:val="22"/>
          <w:lang w:val="en-AU"/>
        </w:rPr>
        <w:t>’</w:t>
      </w:r>
      <w:r w:rsidR="00623506" w:rsidRPr="00623506">
        <w:rPr>
          <w:sz w:val="22"/>
          <w:szCs w:val="22"/>
          <w:lang w:val="en-AU"/>
        </w:rPr>
        <w:t xml:space="preserve">s full potential. Meanwhile, training on a larger set of </w:t>
      </w:r>
      <w:r w:rsidR="00A41F55">
        <w:rPr>
          <w:sz w:val="22"/>
          <w:szCs w:val="22"/>
          <w:lang w:val="en-AU"/>
        </w:rPr>
        <w:t>400</w:t>
      </w:r>
      <w:r w:rsidR="00623506" w:rsidRPr="00623506">
        <w:rPr>
          <w:sz w:val="22"/>
          <w:szCs w:val="22"/>
          <w:lang w:val="en-AU"/>
        </w:rPr>
        <w:t xml:space="preserve"> stocks using only historical data ensured the model</w:t>
      </w:r>
      <w:r w:rsidR="00A41F55">
        <w:rPr>
          <w:sz w:val="22"/>
          <w:szCs w:val="22"/>
          <w:lang w:val="en-AU"/>
        </w:rPr>
        <w:t>’</w:t>
      </w:r>
      <w:r w:rsidR="00623506" w:rsidRPr="00623506">
        <w:rPr>
          <w:sz w:val="22"/>
          <w:szCs w:val="22"/>
          <w:lang w:val="en-AU"/>
        </w:rPr>
        <w:t>s broader applicability, balancing deep, innovative analysis with practical scalability</w:t>
      </w:r>
      <w:r w:rsidR="00C7547C">
        <w:rPr>
          <w:sz w:val="22"/>
          <w:szCs w:val="22"/>
          <w:lang w:val="en-AU"/>
        </w:rPr>
        <w:t>.</w:t>
      </w:r>
    </w:p>
    <w:p w14:paraId="2BC8B53A" w14:textId="3C193AA3" w:rsidR="00E61390" w:rsidRPr="0018581D" w:rsidRDefault="004D7842" w:rsidP="006A67E7">
      <w:pPr>
        <w:pStyle w:val="ng-star-inserted"/>
        <w:numPr>
          <w:ilvl w:val="0"/>
          <w:numId w:val="1"/>
        </w:numPr>
        <w:tabs>
          <w:tab w:val="clear" w:pos="720"/>
        </w:tabs>
        <w:spacing w:after="60" w:afterAutospacing="0"/>
        <w:ind w:left="360" w:hanging="270"/>
        <w:jc w:val="both"/>
        <w:rPr>
          <w:sz w:val="22"/>
          <w:szCs w:val="22"/>
        </w:rPr>
      </w:pPr>
      <w:r w:rsidRPr="0018581D">
        <w:rPr>
          <w:b/>
          <w:sz w:val="22"/>
          <w:szCs w:val="22"/>
        </w:rPr>
        <w:lastRenderedPageBreak/>
        <w:t>Agentic</w:t>
      </w:r>
      <w:r w:rsidR="00112363" w:rsidRPr="0018581D">
        <w:rPr>
          <w:b/>
          <w:sz w:val="22"/>
          <w:szCs w:val="22"/>
        </w:rPr>
        <w:t xml:space="preserve"> </w:t>
      </w:r>
      <w:r w:rsidRPr="0018581D">
        <w:rPr>
          <w:b/>
          <w:sz w:val="22"/>
          <w:szCs w:val="22"/>
        </w:rPr>
        <w:t>AI</w:t>
      </w:r>
      <w:r w:rsidR="007405AE" w:rsidRPr="0018581D">
        <w:rPr>
          <w:b/>
          <w:sz w:val="22"/>
          <w:szCs w:val="22"/>
        </w:rPr>
        <w:t>:</w:t>
      </w:r>
      <w:r w:rsidR="007C3A5D" w:rsidRPr="0018581D">
        <w:rPr>
          <w:b/>
          <w:sz w:val="22"/>
          <w:szCs w:val="22"/>
        </w:rPr>
        <w:t xml:space="preserve"> </w:t>
      </w:r>
      <w:proofErr w:type="spellStart"/>
      <w:r w:rsidR="00CE1B00" w:rsidRPr="00E03AFE">
        <w:rPr>
          <w:sz w:val="22"/>
          <w:szCs w:val="22"/>
        </w:rPr>
        <w:t>Recognising</w:t>
      </w:r>
      <w:proofErr w:type="spellEnd"/>
      <w:r w:rsidR="00CE1B00" w:rsidRPr="00E03AFE">
        <w:rPr>
          <w:sz w:val="22"/>
          <w:szCs w:val="22"/>
        </w:rPr>
        <w:t xml:space="preserve"> the undeniable rise of agentic AI and the growing prevalence of AI-powered tools, our team KITTO has strategically expanded the scope of this project to introduce KITTO Agent, a speech-to-speech agentic AI that allows users to interact with the platform directly through natural speech. With this advancement, users are no longer limited to traditional interfaces but can instead engage in conversations that make the system more accessible and intuitive. The agent is designed to </w:t>
      </w:r>
      <w:r w:rsidR="00E579B1" w:rsidRPr="00E03AFE">
        <w:rPr>
          <w:sz w:val="22"/>
          <w:szCs w:val="22"/>
        </w:rPr>
        <w:t>be able to</w:t>
      </w:r>
      <w:r w:rsidR="00CE1B00" w:rsidRPr="00E03AFE">
        <w:rPr>
          <w:sz w:val="22"/>
          <w:szCs w:val="22"/>
        </w:rPr>
        <w:t xml:space="preserve"> call internal APIs, including those for sentiment prediction, sentiment analysis and portfolio</w:t>
      </w:r>
      <w:r w:rsidR="00D825BB" w:rsidRPr="00E03AFE">
        <w:rPr>
          <w:sz w:val="22"/>
          <w:szCs w:val="22"/>
        </w:rPr>
        <w:t>s retrieval</w:t>
      </w:r>
      <w:r w:rsidR="00CE1B00" w:rsidRPr="00E03AFE">
        <w:rPr>
          <w:sz w:val="22"/>
          <w:szCs w:val="22"/>
        </w:rPr>
        <w:t xml:space="preserve">, in response to user requests, thereby enabling </w:t>
      </w:r>
      <w:r w:rsidR="00D825BB" w:rsidRPr="00E03AFE">
        <w:rPr>
          <w:sz w:val="22"/>
          <w:szCs w:val="22"/>
        </w:rPr>
        <w:t xml:space="preserve">a </w:t>
      </w:r>
      <w:r w:rsidR="00CE1B00" w:rsidRPr="00E03AFE">
        <w:rPr>
          <w:sz w:val="22"/>
          <w:szCs w:val="22"/>
        </w:rPr>
        <w:t xml:space="preserve">more </w:t>
      </w:r>
      <w:proofErr w:type="spellStart"/>
      <w:r w:rsidR="00CE1B00" w:rsidRPr="00E03AFE">
        <w:rPr>
          <w:sz w:val="22"/>
          <w:szCs w:val="22"/>
        </w:rPr>
        <w:t>personalised</w:t>
      </w:r>
      <w:proofErr w:type="spellEnd"/>
      <w:r w:rsidR="00CE1B00" w:rsidRPr="00E03AFE">
        <w:rPr>
          <w:sz w:val="22"/>
          <w:szCs w:val="22"/>
        </w:rPr>
        <w:t xml:space="preserve"> access to critical insights. Ultimately, this extension reflects our vision of positioning Kitto as both a cutting</w:t>
      </w:r>
      <w:r w:rsidR="009A7747" w:rsidRPr="00E03AFE">
        <w:rPr>
          <w:sz w:val="22"/>
          <w:szCs w:val="22"/>
        </w:rPr>
        <w:t>-</w:t>
      </w:r>
      <w:r w:rsidR="00CE1B00" w:rsidRPr="00E03AFE">
        <w:rPr>
          <w:sz w:val="22"/>
          <w:szCs w:val="22"/>
        </w:rPr>
        <w:t>edge financial analysis tool and a conversational assistant that adapts to the evolving needs of investors.</w:t>
      </w:r>
    </w:p>
    <w:p w14:paraId="1EE27B35" w14:textId="2E7A7391" w:rsidR="009A37CE" w:rsidRPr="00FD7EC1" w:rsidRDefault="009A37CE" w:rsidP="000275AD">
      <w:pPr>
        <w:pStyle w:val="Heading3"/>
        <w:spacing w:before="120" w:after="120"/>
      </w:pPr>
      <w:bookmarkStart w:id="17" w:name="_Toc209562160"/>
      <w:r w:rsidRPr="00FD7EC1">
        <w:t>Performance Metrics</w:t>
      </w:r>
      <w:r w:rsidR="00793488" w:rsidRPr="00FD7EC1">
        <w:t xml:space="preserve"> Refinement</w:t>
      </w:r>
      <w:bookmarkEnd w:id="17"/>
    </w:p>
    <w:p w14:paraId="7E6FF2B8" w14:textId="0E680C3A" w:rsidR="00C36CE5" w:rsidRPr="00526033" w:rsidRDefault="00FD1122" w:rsidP="000275AD">
      <w:pPr>
        <w:tabs>
          <w:tab w:val="left" w:pos="720"/>
        </w:tabs>
        <w:spacing w:after="120"/>
      </w:pPr>
      <w:r w:rsidRPr="00FD1122">
        <w:t>To align with the refined scope, the project</w:t>
      </w:r>
      <w:r w:rsidR="00676283">
        <w:t>’</w:t>
      </w:r>
      <w:r w:rsidRPr="00FD1122">
        <w:t xml:space="preserve">s success criteria were solidified into clear, measurable targets. These final metrics defined the </w:t>
      </w:r>
      <w:r w:rsidR="00676283">
        <w:t>“</w:t>
      </w:r>
      <w:r w:rsidRPr="00FD1122">
        <w:t>definition of done</w:t>
      </w:r>
      <w:r w:rsidR="00676283">
        <w:t>”</w:t>
      </w:r>
      <w:r w:rsidRPr="00FD1122">
        <w:t xml:space="preserve"> and guided the final evaluation of the platform.</w:t>
      </w:r>
    </w:p>
    <w:p w14:paraId="430C0383" w14:textId="71D4A4BA" w:rsidR="003D42B1" w:rsidRDefault="003D42B1" w:rsidP="003D42B1">
      <w:pPr>
        <w:pStyle w:val="Caption"/>
        <w:keepNext/>
        <w:jc w:val="center"/>
      </w:pPr>
      <w:bookmarkStart w:id="18" w:name="_Toc209558485"/>
      <w:bookmarkStart w:id="19" w:name="_Toc209561185"/>
      <w:bookmarkStart w:id="20" w:name="_Toc209562178"/>
      <w:r>
        <w:t xml:space="preserve">Table </w:t>
      </w:r>
      <w:r>
        <w:fldChar w:fldCharType="begin"/>
      </w:r>
      <w:r>
        <w:instrText xml:space="preserve"> SEQ Table \* ARABIC </w:instrText>
      </w:r>
      <w:r>
        <w:fldChar w:fldCharType="separate"/>
      </w:r>
      <w:r w:rsidR="00A75974">
        <w:rPr>
          <w:noProof/>
        </w:rPr>
        <w:t>2</w:t>
      </w:r>
      <w:r>
        <w:fldChar w:fldCharType="end"/>
      </w:r>
      <w:r w:rsidR="005D003B">
        <w:t>.</w:t>
      </w:r>
      <w:r>
        <w:t xml:space="preserve"> Performance Evaluation</w:t>
      </w:r>
      <w:bookmarkEnd w:id="18"/>
      <w:bookmarkEnd w:id="19"/>
      <w:bookmarkEnd w:id="20"/>
    </w:p>
    <w:tbl>
      <w:tblPr>
        <w:tblStyle w:val="TableGrid"/>
        <w:tblW w:w="11515" w:type="dxa"/>
        <w:jc w:val="center"/>
        <w:tblLook w:val="04A0" w:firstRow="1" w:lastRow="0" w:firstColumn="1" w:lastColumn="0" w:noHBand="0" w:noVBand="1"/>
      </w:tblPr>
      <w:tblGrid>
        <w:gridCol w:w="2418"/>
        <w:gridCol w:w="1706"/>
        <w:gridCol w:w="2171"/>
        <w:gridCol w:w="5220"/>
      </w:tblGrid>
      <w:tr w:rsidR="0016580C" w:rsidRPr="00526033" w14:paraId="48886387" w14:textId="77777777" w:rsidTr="00FD1122">
        <w:trPr>
          <w:trHeight w:val="692"/>
          <w:jc w:val="center"/>
        </w:trPr>
        <w:tc>
          <w:tcPr>
            <w:tcW w:w="2418" w:type="dxa"/>
            <w:vAlign w:val="center"/>
          </w:tcPr>
          <w:p w14:paraId="29531FB8" w14:textId="5E10CE54" w:rsidR="008F2F9A" w:rsidRPr="00526033" w:rsidRDefault="008F2F9A" w:rsidP="00FD1122">
            <w:pPr>
              <w:tabs>
                <w:tab w:val="left" w:pos="720"/>
              </w:tabs>
              <w:spacing w:beforeAutospacing="1" w:afterAutospacing="1"/>
              <w:jc w:val="center"/>
              <w:rPr>
                <w:b/>
                <w:bCs/>
              </w:rPr>
            </w:pPr>
            <w:r w:rsidRPr="00526033">
              <w:rPr>
                <w:b/>
                <w:bCs/>
              </w:rPr>
              <w:t>Project Component</w:t>
            </w:r>
          </w:p>
        </w:tc>
        <w:tc>
          <w:tcPr>
            <w:tcW w:w="0" w:type="auto"/>
            <w:vAlign w:val="center"/>
          </w:tcPr>
          <w:p w14:paraId="74F48CC3" w14:textId="082E309E" w:rsidR="008F2F9A" w:rsidRPr="00526033" w:rsidRDefault="008F2F9A" w:rsidP="00FD1122">
            <w:pPr>
              <w:tabs>
                <w:tab w:val="left" w:pos="720"/>
              </w:tabs>
              <w:spacing w:beforeAutospacing="1" w:afterAutospacing="1"/>
              <w:jc w:val="center"/>
              <w:rPr>
                <w:b/>
                <w:bCs/>
              </w:rPr>
            </w:pPr>
            <w:r w:rsidRPr="00526033">
              <w:rPr>
                <w:b/>
                <w:bCs/>
              </w:rPr>
              <w:t>Metric</w:t>
            </w:r>
          </w:p>
        </w:tc>
        <w:tc>
          <w:tcPr>
            <w:tcW w:w="2171" w:type="dxa"/>
            <w:vAlign w:val="center"/>
          </w:tcPr>
          <w:p w14:paraId="64C91A83" w14:textId="7327E3BF" w:rsidR="008F2F9A" w:rsidRPr="00526033" w:rsidRDefault="008F2F9A" w:rsidP="00FD1122">
            <w:pPr>
              <w:tabs>
                <w:tab w:val="left" w:pos="720"/>
              </w:tabs>
              <w:spacing w:beforeAutospacing="1" w:afterAutospacing="1"/>
              <w:jc w:val="center"/>
              <w:rPr>
                <w:b/>
                <w:bCs/>
              </w:rPr>
            </w:pPr>
            <w:r w:rsidRPr="00526033">
              <w:rPr>
                <w:b/>
                <w:bCs/>
              </w:rPr>
              <w:t>Final Target Value</w:t>
            </w:r>
          </w:p>
        </w:tc>
        <w:tc>
          <w:tcPr>
            <w:tcW w:w="5220" w:type="dxa"/>
            <w:vAlign w:val="center"/>
          </w:tcPr>
          <w:p w14:paraId="120AEF3B" w14:textId="3577DC31" w:rsidR="008F2F9A" w:rsidRPr="00526033" w:rsidRDefault="008F2F9A" w:rsidP="00FD1122">
            <w:pPr>
              <w:tabs>
                <w:tab w:val="left" w:pos="720"/>
              </w:tabs>
              <w:spacing w:beforeAutospacing="1" w:afterAutospacing="1"/>
              <w:jc w:val="center"/>
              <w:rPr>
                <w:b/>
                <w:bCs/>
              </w:rPr>
            </w:pPr>
            <w:r w:rsidRPr="00526033">
              <w:rPr>
                <w:b/>
                <w:bCs/>
              </w:rPr>
              <w:t>Note</w:t>
            </w:r>
          </w:p>
        </w:tc>
      </w:tr>
      <w:tr w:rsidR="0016580C" w:rsidRPr="00526033" w14:paraId="5BE59BB1" w14:textId="77777777" w:rsidTr="00FD1122">
        <w:trPr>
          <w:trHeight w:val="620"/>
          <w:jc w:val="center"/>
        </w:trPr>
        <w:tc>
          <w:tcPr>
            <w:tcW w:w="2418" w:type="dxa"/>
            <w:vAlign w:val="center"/>
          </w:tcPr>
          <w:p w14:paraId="335F1B9E" w14:textId="2434D982" w:rsidR="008F2F9A" w:rsidRPr="00793488" w:rsidRDefault="008B0ABD" w:rsidP="00FD1122">
            <w:pPr>
              <w:tabs>
                <w:tab w:val="left" w:pos="720"/>
              </w:tabs>
              <w:spacing w:beforeAutospacing="1" w:afterAutospacing="1"/>
              <w:jc w:val="center"/>
            </w:pPr>
            <w:r w:rsidRPr="00793488">
              <w:t>Sentiment</w:t>
            </w:r>
            <w:r w:rsidR="0016580C">
              <w:t xml:space="preserve"> Analysis</w:t>
            </w:r>
          </w:p>
        </w:tc>
        <w:tc>
          <w:tcPr>
            <w:tcW w:w="0" w:type="auto"/>
            <w:vAlign w:val="center"/>
          </w:tcPr>
          <w:p w14:paraId="62B3539D" w14:textId="773A934A" w:rsidR="008F2F9A" w:rsidRPr="00526033" w:rsidRDefault="008B0ABD" w:rsidP="00FD1122">
            <w:pPr>
              <w:tabs>
                <w:tab w:val="left" w:pos="720"/>
              </w:tabs>
              <w:spacing w:beforeAutospacing="1" w:afterAutospacing="1"/>
              <w:jc w:val="center"/>
            </w:pPr>
            <w:r w:rsidRPr="00526033">
              <w:t>Classification Accuracy</w:t>
            </w:r>
          </w:p>
        </w:tc>
        <w:tc>
          <w:tcPr>
            <w:tcW w:w="2171" w:type="dxa"/>
            <w:vAlign w:val="center"/>
          </w:tcPr>
          <w:p w14:paraId="149B985D" w14:textId="3C9E91A6" w:rsidR="008F2F9A" w:rsidRPr="00526033" w:rsidRDefault="00FD1122" w:rsidP="00FD1122">
            <w:pPr>
              <w:tabs>
                <w:tab w:val="left" w:pos="720"/>
              </w:tabs>
              <w:spacing w:beforeAutospacing="1" w:afterAutospacing="1"/>
              <w:jc w:val="center"/>
            </w:pPr>
            <w:r>
              <w:t xml:space="preserve">Around </w:t>
            </w:r>
            <w:r w:rsidR="008B0ABD" w:rsidRPr="00526033">
              <w:t>80%</w:t>
            </w:r>
          </w:p>
        </w:tc>
        <w:tc>
          <w:tcPr>
            <w:tcW w:w="5220" w:type="dxa"/>
            <w:vAlign w:val="center"/>
          </w:tcPr>
          <w:p w14:paraId="3030D199" w14:textId="1EAC5EDD" w:rsidR="008F2F9A" w:rsidRPr="00526033" w:rsidRDefault="008B0ABD" w:rsidP="00FD1122">
            <w:pPr>
              <w:tabs>
                <w:tab w:val="left" w:pos="720"/>
              </w:tabs>
              <w:spacing w:beforeAutospacing="1" w:afterAutospacing="1"/>
              <w:jc w:val="left"/>
            </w:pPr>
            <w:r w:rsidRPr="00526033">
              <w:t>The target was increased from an initial 70% following promising results with the Gemini LLM pipeline.</w:t>
            </w:r>
          </w:p>
        </w:tc>
      </w:tr>
      <w:tr w:rsidR="0016580C" w:rsidRPr="00526033" w14:paraId="431034ED" w14:textId="77777777" w:rsidTr="00FD1122">
        <w:trPr>
          <w:trHeight w:val="620"/>
          <w:jc w:val="center"/>
        </w:trPr>
        <w:tc>
          <w:tcPr>
            <w:tcW w:w="2418" w:type="dxa"/>
            <w:vAlign w:val="center"/>
          </w:tcPr>
          <w:p w14:paraId="286F3CAA" w14:textId="4C11823D" w:rsidR="008B0ABD" w:rsidRPr="00793488" w:rsidRDefault="0016580C" w:rsidP="00FD1122">
            <w:pPr>
              <w:tabs>
                <w:tab w:val="left" w:pos="720"/>
              </w:tabs>
              <w:spacing w:beforeAutospacing="1" w:afterAutospacing="1"/>
              <w:jc w:val="center"/>
            </w:pPr>
            <w:r>
              <w:t>Stock Price Trend Classification</w:t>
            </w:r>
          </w:p>
        </w:tc>
        <w:tc>
          <w:tcPr>
            <w:tcW w:w="0" w:type="auto"/>
            <w:vAlign w:val="center"/>
          </w:tcPr>
          <w:p w14:paraId="4E76FD5B" w14:textId="0E58C77C" w:rsidR="008B0ABD" w:rsidRPr="00526033" w:rsidRDefault="008B0ABD" w:rsidP="00FD1122">
            <w:pPr>
              <w:tabs>
                <w:tab w:val="left" w:pos="720"/>
              </w:tabs>
              <w:spacing w:beforeAutospacing="1" w:afterAutospacing="1"/>
              <w:jc w:val="center"/>
            </w:pPr>
            <w:r w:rsidRPr="00526033">
              <w:t>Classification Accuracy</w:t>
            </w:r>
          </w:p>
        </w:tc>
        <w:tc>
          <w:tcPr>
            <w:tcW w:w="2171" w:type="dxa"/>
            <w:vAlign w:val="center"/>
          </w:tcPr>
          <w:p w14:paraId="45E25D5B" w14:textId="55FBC722" w:rsidR="008B0ABD" w:rsidRPr="00526033" w:rsidRDefault="00FD1122" w:rsidP="00FD1122">
            <w:pPr>
              <w:tabs>
                <w:tab w:val="left" w:pos="720"/>
              </w:tabs>
              <w:spacing w:beforeAutospacing="1" w:afterAutospacing="1"/>
              <w:jc w:val="center"/>
            </w:pPr>
            <w:r>
              <w:t xml:space="preserve">Around </w:t>
            </w:r>
            <w:r w:rsidR="008B0ABD" w:rsidRPr="00526033">
              <w:t>60%</w:t>
            </w:r>
          </w:p>
        </w:tc>
        <w:tc>
          <w:tcPr>
            <w:tcW w:w="5220" w:type="dxa"/>
            <w:vAlign w:val="center"/>
          </w:tcPr>
          <w:p w14:paraId="182448F9" w14:textId="77742EDC" w:rsidR="008B0ABD" w:rsidRPr="00526033" w:rsidRDefault="004E2EC8" w:rsidP="00FD1122">
            <w:pPr>
              <w:tabs>
                <w:tab w:val="left" w:pos="720"/>
              </w:tabs>
              <w:spacing w:beforeAutospacing="1" w:afterAutospacing="1"/>
              <w:jc w:val="left"/>
            </w:pPr>
            <w:r w:rsidRPr="00526033">
              <w:t xml:space="preserve">Assessed via </w:t>
            </w:r>
            <w:r w:rsidR="005B25B6" w:rsidRPr="00526033">
              <w:t>back testing</w:t>
            </w:r>
            <w:r w:rsidRPr="00526033">
              <w:t xml:space="preserve"> the model on a defined historical dataset of S&amp;P 500 stocks.</w:t>
            </w:r>
          </w:p>
        </w:tc>
      </w:tr>
      <w:tr w:rsidR="008414AC" w:rsidRPr="00526033" w14:paraId="7A1F74BA" w14:textId="77777777" w:rsidTr="00FD1122">
        <w:trPr>
          <w:trHeight w:val="980"/>
          <w:jc w:val="center"/>
        </w:trPr>
        <w:tc>
          <w:tcPr>
            <w:tcW w:w="2418" w:type="dxa"/>
            <w:vAlign w:val="center"/>
          </w:tcPr>
          <w:p w14:paraId="772AEB49" w14:textId="2CFBC248" w:rsidR="004E2EC8" w:rsidRPr="00793488" w:rsidRDefault="004E2EC8" w:rsidP="00FD1122">
            <w:pPr>
              <w:tabs>
                <w:tab w:val="left" w:pos="720"/>
              </w:tabs>
              <w:spacing w:beforeAutospacing="1" w:afterAutospacing="1"/>
              <w:jc w:val="center"/>
            </w:pPr>
            <w:r w:rsidRPr="00793488">
              <w:t>Explainable AI (XAI)</w:t>
            </w:r>
          </w:p>
        </w:tc>
        <w:tc>
          <w:tcPr>
            <w:tcW w:w="0" w:type="auto"/>
            <w:vAlign w:val="center"/>
          </w:tcPr>
          <w:p w14:paraId="44913559" w14:textId="69B3A435" w:rsidR="004E2EC8" w:rsidRPr="00526033" w:rsidRDefault="004E2EC8" w:rsidP="00FD1122">
            <w:pPr>
              <w:tabs>
                <w:tab w:val="left" w:pos="720"/>
              </w:tabs>
              <w:spacing w:beforeAutospacing="1" w:afterAutospacing="1"/>
              <w:jc w:val="center"/>
            </w:pPr>
            <w:r w:rsidRPr="00526033">
              <w:t>Explanation Generation</w:t>
            </w:r>
          </w:p>
        </w:tc>
        <w:tc>
          <w:tcPr>
            <w:tcW w:w="2171" w:type="dxa"/>
            <w:vAlign w:val="center"/>
          </w:tcPr>
          <w:p w14:paraId="11B86B7B" w14:textId="288C225C" w:rsidR="004E2EC8" w:rsidRPr="00526033" w:rsidRDefault="004E2EC8" w:rsidP="00FD1122">
            <w:pPr>
              <w:tabs>
                <w:tab w:val="left" w:pos="720"/>
              </w:tabs>
              <w:spacing w:beforeAutospacing="1" w:afterAutospacing="1"/>
              <w:jc w:val="center"/>
            </w:pPr>
            <w:r w:rsidRPr="00526033">
              <w:t>Functional Demonstration</w:t>
            </w:r>
          </w:p>
        </w:tc>
        <w:tc>
          <w:tcPr>
            <w:tcW w:w="5220" w:type="dxa"/>
            <w:vAlign w:val="center"/>
          </w:tcPr>
          <w:p w14:paraId="6B00007C" w14:textId="60809EB3" w:rsidR="004E2EC8" w:rsidRPr="00526033" w:rsidRDefault="00BE678D" w:rsidP="00FD1122">
            <w:pPr>
              <w:tabs>
                <w:tab w:val="left" w:pos="720"/>
              </w:tabs>
              <w:spacing w:beforeAutospacing="1" w:afterAutospacing="1"/>
              <w:jc w:val="left"/>
            </w:pPr>
            <w:r w:rsidRPr="00526033">
              <w:t>Success is defined by the system</w:t>
            </w:r>
            <w:r w:rsidR="00C55491">
              <w:t>’</w:t>
            </w:r>
            <w:r w:rsidRPr="00526033">
              <w:t>s ability to produce understandable outputs on the dashboard that are logically linked to model recommendations.</w:t>
            </w:r>
          </w:p>
        </w:tc>
      </w:tr>
      <w:tr w:rsidR="008414AC" w:rsidRPr="00526033" w14:paraId="1C136957" w14:textId="77777777" w:rsidTr="00FD1122">
        <w:trPr>
          <w:trHeight w:val="710"/>
          <w:jc w:val="center"/>
        </w:trPr>
        <w:tc>
          <w:tcPr>
            <w:tcW w:w="2418" w:type="dxa"/>
            <w:vAlign w:val="center"/>
          </w:tcPr>
          <w:p w14:paraId="4BA45A2C" w14:textId="0151D380" w:rsidR="00BE678D" w:rsidRPr="00793488" w:rsidRDefault="00BE678D" w:rsidP="00FD1122">
            <w:pPr>
              <w:tabs>
                <w:tab w:val="left" w:pos="720"/>
              </w:tabs>
              <w:spacing w:beforeAutospacing="1" w:afterAutospacing="1"/>
              <w:jc w:val="center"/>
            </w:pPr>
            <w:r w:rsidRPr="00793488">
              <w:t>System Usability</w:t>
            </w:r>
          </w:p>
        </w:tc>
        <w:tc>
          <w:tcPr>
            <w:tcW w:w="0" w:type="auto"/>
            <w:vAlign w:val="center"/>
          </w:tcPr>
          <w:p w14:paraId="7B2430B5" w14:textId="3EFC0090" w:rsidR="00BE678D" w:rsidRPr="00526033" w:rsidRDefault="00BE678D" w:rsidP="00FD1122">
            <w:pPr>
              <w:tabs>
                <w:tab w:val="left" w:pos="720"/>
                <w:tab w:val="center" w:pos="1196"/>
              </w:tabs>
              <w:spacing w:beforeAutospacing="1" w:afterAutospacing="1"/>
              <w:jc w:val="center"/>
            </w:pPr>
            <w:r w:rsidRPr="00526033">
              <w:t>UI/UX</w:t>
            </w:r>
          </w:p>
        </w:tc>
        <w:tc>
          <w:tcPr>
            <w:tcW w:w="2171" w:type="dxa"/>
            <w:vAlign w:val="center"/>
          </w:tcPr>
          <w:p w14:paraId="366D9115" w14:textId="50A1F900" w:rsidR="00BE678D" w:rsidRPr="00526033" w:rsidRDefault="00D85DF0" w:rsidP="00FD1122">
            <w:pPr>
              <w:tabs>
                <w:tab w:val="left" w:pos="720"/>
              </w:tabs>
              <w:spacing w:beforeAutospacing="1" w:afterAutospacing="1"/>
              <w:jc w:val="center"/>
            </w:pPr>
            <w:r w:rsidRPr="00526033">
              <w:t xml:space="preserve">All UI/UX feedback </w:t>
            </w:r>
            <w:r w:rsidR="008414AC" w:rsidRPr="00526033">
              <w:t xml:space="preserve">is </w:t>
            </w:r>
            <w:r w:rsidRPr="00526033">
              <w:t>resolved.</w:t>
            </w:r>
          </w:p>
        </w:tc>
        <w:tc>
          <w:tcPr>
            <w:tcW w:w="5220" w:type="dxa"/>
            <w:vAlign w:val="center"/>
          </w:tcPr>
          <w:p w14:paraId="246399E3" w14:textId="2E6D5ED8" w:rsidR="00BE678D" w:rsidRPr="00526033" w:rsidRDefault="008409A4" w:rsidP="00FD1122">
            <w:pPr>
              <w:tabs>
                <w:tab w:val="left" w:pos="720"/>
              </w:tabs>
              <w:spacing w:beforeAutospacing="1" w:afterAutospacing="1"/>
              <w:jc w:val="left"/>
            </w:pPr>
            <w:r w:rsidRPr="00526033">
              <w:t xml:space="preserve">Ensures the </w:t>
            </w:r>
            <w:r w:rsidR="005B25B6" w:rsidRPr="00526033">
              <w:t xml:space="preserve">UI </w:t>
            </w:r>
            <w:r w:rsidRPr="00526033">
              <w:t>is intuitive and free from significant performance issues under expected test conditions.</w:t>
            </w:r>
          </w:p>
        </w:tc>
      </w:tr>
      <w:tr w:rsidR="008414AC" w:rsidRPr="00526033" w14:paraId="6D919F69" w14:textId="77777777" w:rsidTr="00FD1122">
        <w:trPr>
          <w:trHeight w:val="620"/>
          <w:jc w:val="center"/>
        </w:trPr>
        <w:tc>
          <w:tcPr>
            <w:tcW w:w="2418" w:type="dxa"/>
            <w:vAlign w:val="center"/>
          </w:tcPr>
          <w:p w14:paraId="2C954060" w14:textId="1DBD9523" w:rsidR="008409A4" w:rsidRPr="00793488" w:rsidRDefault="008409A4" w:rsidP="00FD1122">
            <w:pPr>
              <w:tabs>
                <w:tab w:val="left" w:pos="720"/>
              </w:tabs>
              <w:spacing w:beforeAutospacing="1" w:afterAutospacing="1"/>
              <w:jc w:val="center"/>
            </w:pPr>
            <w:r w:rsidRPr="00793488">
              <w:t>Feature Completion</w:t>
            </w:r>
          </w:p>
        </w:tc>
        <w:tc>
          <w:tcPr>
            <w:tcW w:w="0" w:type="auto"/>
            <w:vAlign w:val="center"/>
          </w:tcPr>
          <w:p w14:paraId="74D3699B" w14:textId="796BDF2E" w:rsidR="008409A4" w:rsidRPr="00526033" w:rsidRDefault="008409A4" w:rsidP="00FD1122">
            <w:pPr>
              <w:tabs>
                <w:tab w:val="left" w:pos="720"/>
                <w:tab w:val="center" w:pos="1196"/>
              </w:tabs>
              <w:spacing w:beforeAutospacing="1" w:afterAutospacing="1"/>
              <w:jc w:val="center"/>
            </w:pPr>
            <w:r w:rsidRPr="00526033">
              <w:t>Functional Completeness</w:t>
            </w:r>
          </w:p>
        </w:tc>
        <w:tc>
          <w:tcPr>
            <w:tcW w:w="2171" w:type="dxa"/>
            <w:vAlign w:val="center"/>
          </w:tcPr>
          <w:p w14:paraId="6D874B21" w14:textId="56BE4868" w:rsidR="008409A4" w:rsidRPr="00526033" w:rsidRDefault="008409A4" w:rsidP="00FD1122">
            <w:pPr>
              <w:tabs>
                <w:tab w:val="left" w:pos="720"/>
              </w:tabs>
              <w:spacing w:beforeAutospacing="1" w:afterAutospacing="1"/>
              <w:jc w:val="center"/>
            </w:pPr>
            <w:r w:rsidRPr="00526033">
              <w:t>100%</w:t>
            </w:r>
          </w:p>
        </w:tc>
        <w:tc>
          <w:tcPr>
            <w:tcW w:w="5220" w:type="dxa"/>
            <w:vAlign w:val="center"/>
          </w:tcPr>
          <w:p w14:paraId="7A5A1983" w14:textId="1261F0C8" w:rsidR="008409A4" w:rsidRPr="00526033" w:rsidRDefault="008409A4" w:rsidP="00FD1122">
            <w:pPr>
              <w:tabs>
                <w:tab w:val="left" w:pos="720"/>
              </w:tabs>
              <w:spacing w:beforeAutospacing="1" w:afterAutospacing="1"/>
              <w:jc w:val="left"/>
            </w:pPr>
            <w:r w:rsidRPr="00526033">
              <w:t>All essential functionalities outlined in the final system design are implemented and fully operational.</w:t>
            </w:r>
          </w:p>
        </w:tc>
      </w:tr>
    </w:tbl>
    <w:p w14:paraId="10E3DC96" w14:textId="6C8F3C7B" w:rsidR="007405AE" w:rsidRPr="007405AE" w:rsidRDefault="008B5D15" w:rsidP="00027407">
      <w:pPr>
        <w:pStyle w:val="Heading2"/>
        <w:spacing w:before="120"/>
      </w:pPr>
      <w:bookmarkStart w:id="21" w:name="_Toc209562161"/>
      <w:r>
        <w:t>Detailed System Design</w:t>
      </w:r>
      <w:bookmarkEnd w:id="21"/>
    </w:p>
    <w:p w14:paraId="5B16BE29" w14:textId="77777777" w:rsidR="00F467AA" w:rsidRDefault="00414B1C" w:rsidP="00F467AA">
      <w:pPr>
        <w:keepNext/>
        <w:jc w:val="center"/>
      </w:pPr>
      <w:r>
        <w:rPr>
          <w:noProof/>
        </w:rPr>
        <w:drawing>
          <wp:inline distT="0" distB="0" distL="0" distR="0" wp14:anchorId="64781921" wp14:editId="2221930D">
            <wp:extent cx="6992810" cy="3766457"/>
            <wp:effectExtent l="0" t="0" r="0" b="5715"/>
            <wp:docPr id="260120257" name="Picture 7"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20257" name="Picture 7" descr="A computer screen 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19062" cy="3780597"/>
                    </a:xfrm>
                    <a:prstGeom prst="rect">
                      <a:avLst/>
                    </a:prstGeom>
                  </pic:spPr>
                </pic:pic>
              </a:graphicData>
            </a:graphic>
          </wp:inline>
        </w:drawing>
      </w:r>
    </w:p>
    <w:p w14:paraId="13C8A38E" w14:textId="51D1EDF0" w:rsidR="00C7171C" w:rsidRPr="00C7171C" w:rsidRDefault="00F467AA" w:rsidP="00F467AA">
      <w:pPr>
        <w:pStyle w:val="Caption"/>
        <w:jc w:val="center"/>
      </w:pPr>
      <w:bookmarkStart w:id="22" w:name="_Toc209559358"/>
      <w:r>
        <w:t xml:space="preserve">Figure </w:t>
      </w:r>
      <w:r>
        <w:fldChar w:fldCharType="begin"/>
      </w:r>
      <w:r>
        <w:instrText xml:space="preserve"> SEQ Figure \* ARABIC </w:instrText>
      </w:r>
      <w:r>
        <w:fldChar w:fldCharType="separate"/>
      </w:r>
      <w:r w:rsidR="00DA3A24">
        <w:rPr>
          <w:noProof/>
        </w:rPr>
        <w:t>3</w:t>
      </w:r>
      <w:r>
        <w:fldChar w:fldCharType="end"/>
      </w:r>
      <w:r>
        <w:t>. Solution design diagram</w:t>
      </w:r>
      <w:bookmarkEnd w:id="22"/>
    </w:p>
    <w:p w14:paraId="066B3BB1" w14:textId="001A0E99" w:rsidR="0075337C" w:rsidRDefault="00DC5637" w:rsidP="00676283">
      <w:pPr>
        <w:pStyle w:val="Heading3"/>
        <w:spacing w:before="120" w:after="120"/>
      </w:pPr>
      <w:bookmarkStart w:id="23" w:name="_Toc209562162"/>
      <w:r>
        <w:lastRenderedPageBreak/>
        <w:t>Stock prediction</w:t>
      </w:r>
      <w:bookmarkEnd w:id="23"/>
    </w:p>
    <w:p w14:paraId="7A17A4CD" w14:textId="49F2D971" w:rsidR="00756CAB" w:rsidRPr="00756CAB" w:rsidRDefault="00756CAB" w:rsidP="00676283">
      <w:pPr>
        <w:pStyle w:val="NormalWeb"/>
        <w:spacing w:before="0" w:beforeAutospacing="0" w:after="120" w:afterAutospacing="0"/>
        <w:jc w:val="both"/>
        <w:rPr>
          <w:sz w:val="22"/>
          <w:szCs w:val="22"/>
          <w:lang w:val="en-US"/>
        </w:rPr>
      </w:pPr>
      <w:r w:rsidRPr="00756CAB">
        <w:rPr>
          <w:sz w:val="22"/>
          <w:szCs w:val="22"/>
        </w:rPr>
        <w:t xml:space="preserve">The stock recommendation system is implemented as a modular architecture with a pipeline-based workflow that supports both training and inference. The design emphasizes reproducibility and scalability, while allowing for independent </w:t>
      </w:r>
      <w:r w:rsidR="00A415CE" w:rsidRPr="00756CAB">
        <w:rPr>
          <w:sz w:val="22"/>
          <w:szCs w:val="22"/>
        </w:rPr>
        <w:t>modelling</w:t>
      </w:r>
      <w:r w:rsidRPr="00756CAB">
        <w:rPr>
          <w:sz w:val="22"/>
          <w:szCs w:val="22"/>
        </w:rPr>
        <w:t xml:space="preserve"> of individual stocks. Instead of treating all assets under a single unified framework, the system deliberately trains a separate model per ticker, enabling rapid retraining on rolling windows and ensuring that the unique dynamics of each asset are captured without interference from unrelated securities.</w:t>
      </w:r>
    </w:p>
    <w:p w14:paraId="4CB26A84" w14:textId="0992062F" w:rsidR="00B25396" w:rsidRPr="007C4F37" w:rsidRDefault="0093479D" w:rsidP="006A67E7">
      <w:pPr>
        <w:pStyle w:val="Heading4"/>
        <w:spacing w:before="120" w:after="120"/>
        <w:rPr>
          <w:i w:val="0"/>
          <w:iCs w:val="0"/>
        </w:rPr>
      </w:pPr>
      <w:r>
        <w:rPr>
          <w:noProof/>
          <w:lang w:val="en-US"/>
        </w:rPr>
        <w:drawing>
          <wp:anchor distT="0" distB="0" distL="114300" distR="114300" simplePos="0" relativeHeight="251658244" behindDoc="0" locked="0" layoutInCell="1" allowOverlap="1" wp14:anchorId="25D6C173" wp14:editId="2318237C">
            <wp:simplePos x="0" y="0"/>
            <wp:positionH relativeFrom="margin">
              <wp:align>right</wp:align>
            </wp:positionH>
            <wp:positionV relativeFrom="paragraph">
              <wp:posOffset>167005</wp:posOffset>
            </wp:positionV>
            <wp:extent cx="3920490" cy="3441700"/>
            <wp:effectExtent l="0" t="0" r="3810" b="6350"/>
            <wp:wrapSquare wrapText="bothSides"/>
            <wp:docPr id="1943159494" name="Picture 4" descr="A screenshot of a stock prediction pipelin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59494" name="Picture 4" descr="A screenshot of a stock prediction pipeline flow&#10;&#10;AI-generated content may be incorrect."/>
                    <pic:cNvPicPr/>
                  </pic:nvPicPr>
                  <pic:blipFill rotWithShape="1">
                    <a:blip r:embed="rId13" cstate="print">
                      <a:extLst>
                        <a:ext uri="{28A0092B-C50C-407E-A947-70E740481C1C}">
                          <a14:useLocalDpi xmlns:a14="http://schemas.microsoft.com/office/drawing/2010/main" val="0"/>
                        </a:ext>
                      </a:extLst>
                    </a:blip>
                    <a:srcRect l="15111" r="15169"/>
                    <a:stretch>
                      <a:fillRect/>
                    </a:stretch>
                  </pic:blipFill>
                  <pic:spPr bwMode="auto">
                    <a:xfrm>
                      <a:off x="0" y="0"/>
                      <a:ext cx="3920490" cy="3441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44B2" w:rsidRPr="007C4F37">
        <w:rPr>
          <w:i w:val="0"/>
          <w:iCs w:val="0"/>
        </w:rPr>
        <w:t>Data Processing and Feature Engineering</w:t>
      </w:r>
    </w:p>
    <w:p w14:paraId="3C99B84D" w14:textId="7EB7AB11" w:rsidR="00663789" w:rsidRPr="00663789" w:rsidRDefault="00663789" w:rsidP="00BB02C8">
      <w:pPr>
        <w:pStyle w:val="NormalWeb"/>
        <w:spacing w:before="0" w:beforeAutospacing="0" w:after="120" w:afterAutospacing="0"/>
        <w:jc w:val="both"/>
        <w:rPr>
          <w:sz w:val="22"/>
          <w:szCs w:val="22"/>
          <w:lang w:val="en-US"/>
        </w:rPr>
      </w:pPr>
      <w:r w:rsidRPr="00663789">
        <w:rPr>
          <w:sz w:val="22"/>
          <w:szCs w:val="22"/>
        </w:rPr>
        <w:t xml:space="preserve">The first stage of the system is devoted to preparing raw market data into structured form. Historical OHLCV data serves as the foundation, but to mitigate the impact of market noise, it is passed through </w:t>
      </w:r>
      <w:r w:rsidRPr="00354FC2">
        <w:rPr>
          <w:rStyle w:val="Strong"/>
          <w:b w:val="0"/>
          <w:bCs w:val="0"/>
          <w:sz w:val="22"/>
          <w:szCs w:val="22"/>
        </w:rPr>
        <w:t>MEMD</w:t>
      </w:r>
      <w:r w:rsidRPr="00663789">
        <w:rPr>
          <w:sz w:val="22"/>
          <w:szCs w:val="22"/>
        </w:rPr>
        <w:t xml:space="preserve">. This method decomposes each time series into </w:t>
      </w:r>
      <w:r w:rsidR="00557255">
        <w:rPr>
          <w:sz w:val="22"/>
          <w:szCs w:val="22"/>
        </w:rPr>
        <w:t>IMFs</w:t>
      </w:r>
      <w:r w:rsidRPr="00663789">
        <w:rPr>
          <w:sz w:val="22"/>
          <w:szCs w:val="22"/>
        </w:rPr>
        <w:t xml:space="preserve"> that isolate patterns at different frequency levels, thereby separating long-term cycles from high-frequency volatility. MEMD </w:t>
      </w:r>
      <w:r w:rsidRPr="00676283">
        <w:rPr>
          <w:sz w:val="22"/>
          <w:szCs w:val="22"/>
        </w:rPr>
        <w:t>is</w:t>
      </w:r>
      <w:r w:rsidRPr="00663789">
        <w:rPr>
          <w:sz w:val="22"/>
          <w:szCs w:val="22"/>
        </w:rPr>
        <w:t xml:space="preserve"> parameteri</w:t>
      </w:r>
      <w:r w:rsidR="00E77A6B">
        <w:rPr>
          <w:sz w:val="22"/>
          <w:szCs w:val="22"/>
        </w:rPr>
        <w:t>s</w:t>
      </w:r>
      <w:r w:rsidRPr="00663789">
        <w:rPr>
          <w:sz w:val="22"/>
          <w:szCs w:val="22"/>
        </w:rPr>
        <w:t xml:space="preserve">ed with configurable settings such as direction vectors and maximum decomposition levels, and its implementation ensures efficiency when applied to </w:t>
      </w:r>
      <w:r w:rsidR="00BB02C8">
        <w:rPr>
          <w:sz w:val="22"/>
          <w:szCs w:val="22"/>
        </w:rPr>
        <w:t>multiple</w:t>
      </w:r>
      <w:r w:rsidRPr="00663789">
        <w:rPr>
          <w:sz w:val="22"/>
          <w:szCs w:val="22"/>
        </w:rPr>
        <w:t xml:space="preserve"> tickers simultaneously.</w:t>
      </w:r>
    </w:p>
    <w:p w14:paraId="60A27BD9" w14:textId="62B39F22" w:rsidR="00663789" w:rsidRDefault="0093479D" w:rsidP="00BB02C8">
      <w:pPr>
        <w:pStyle w:val="NormalWeb"/>
        <w:spacing w:before="0" w:beforeAutospacing="0" w:after="120" w:afterAutospacing="0"/>
        <w:jc w:val="both"/>
        <w:rPr>
          <w:sz w:val="22"/>
          <w:szCs w:val="22"/>
        </w:rPr>
      </w:pPr>
      <w:r>
        <w:rPr>
          <w:noProof/>
        </w:rPr>
        <mc:AlternateContent>
          <mc:Choice Requires="wps">
            <w:drawing>
              <wp:anchor distT="0" distB="0" distL="114300" distR="114300" simplePos="0" relativeHeight="251658245" behindDoc="0" locked="0" layoutInCell="1" allowOverlap="1" wp14:anchorId="76A2AE28" wp14:editId="200ACE25">
                <wp:simplePos x="0" y="0"/>
                <wp:positionH relativeFrom="column">
                  <wp:posOffset>3190875</wp:posOffset>
                </wp:positionH>
                <wp:positionV relativeFrom="paragraph">
                  <wp:posOffset>1081405</wp:posOffset>
                </wp:positionV>
                <wp:extent cx="3471545" cy="635"/>
                <wp:effectExtent l="0" t="0" r="0" b="0"/>
                <wp:wrapSquare wrapText="bothSides"/>
                <wp:docPr id="1129242333" name="Text Box 1"/>
                <wp:cNvGraphicFramePr/>
                <a:graphic xmlns:a="http://schemas.openxmlformats.org/drawingml/2006/main">
                  <a:graphicData uri="http://schemas.microsoft.com/office/word/2010/wordprocessingShape">
                    <wps:wsp>
                      <wps:cNvSpPr txBox="1"/>
                      <wps:spPr>
                        <a:xfrm>
                          <a:off x="0" y="0"/>
                          <a:ext cx="3471545" cy="635"/>
                        </a:xfrm>
                        <a:prstGeom prst="rect">
                          <a:avLst/>
                        </a:prstGeom>
                        <a:solidFill>
                          <a:prstClr val="white"/>
                        </a:solidFill>
                        <a:ln>
                          <a:noFill/>
                        </a:ln>
                      </wps:spPr>
                      <wps:txbx>
                        <w:txbxContent>
                          <w:p w14:paraId="7403DF29" w14:textId="11004872" w:rsidR="00351EC0" w:rsidRPr="002A68E9" w:rsidRDefault="00351EC0" w:rsidP="00351EC0">
                            <w:pPr>
                              <w:pStyle w:val="Caption"/>
                              <w:jc w:val="center"/>
                              <w:rPr>
                                <w:rFonts w:asciiTheme="majorHAnsi" w:hAnsiTheme="majorHAnsi"/>
                                <w:b/>
                                <w:bCs/>
                                <w:noProof/>
                                <w:color w:val="4F81BD" w:themeColor="accent1"/>
                                <w:sz w:val="22"/>
                                <w:szCs w:val="22"/>
                              </w:rPr>
                            </w:pPr>
                            <w:bookmarkStart w:id="24" w:name="_Toc209559359"/>
                            <w:r>
                              <w:t xml:space="preserve">Figure </w:t>
                            </w:r>
                            <w:r>
                              <w:fldChar w:fldCharType="begin"/>
                            </w:r>
                            <w:r>
                              <w:instrText xml:space="preserve"> SEQ Figure \* ARABIC </w:instrText>
                            </w:r>
                            <w:r>
                              <w:fldChar w:fldCharType="separate"/>
                            </w:r>
                            <w:r w:rsidR="00F467AA">
                              <w:rPr>
                                <w:noProof/>
                              </w:rPr>
                              <w:t>4</w:t>
                            </w:r>
                            <w:r>
                              <w:fldChar w:fldCharType="end"/>
                            </w:r>
                            <w:r w:rsidR="00E0026A">
                              <w:t>.</w:t>
                            </w:r>
                            <w:r>
                              <w:t xml:space="preserve"> Stock prediction pipeline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A2AE28" id="_x0000_s1028" type="#_x0000_t202" style="position:absolute;left:0;text-align:left;margin-left:251.25pt;margin-top:85.15pt;width:273.35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WylGwIAAD8EAAAOAAAAZHJzL2Uyb0RvYy54bWysU8Fu2zAMvQ/YPwi6L07Sph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w3tx8ns9sZZ5Jidze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" stroked="f">
                <v:textbox style="mso-fit-shape-to-text:t" inset="0,0,0,0">
                  <w:txbxContent>
                    <w:p w14:paraId="7403DF29" w14:textId="11004872" w:rsidR="00351EC0" w:rsidRPr="002A68E9" w:rsidRDefault="00351EC0" w:rsidP="00351EC0">
                      <w:pPr>
                        <w:pStyle w:val="Caption"/>
                        <w:jc w:val="center"/>
                        <w:rPr>
                          <w:rFonts w:asciiTheme="majorHAnsi" w:hAnsiTheme="majorHAnsi"/>
                          <w:b/>
                          <w:bCs/>
                          <w:noProof/>
                          <w:color w:val="4F81BD" w:themeColor="accent1"/>
                          <w:sz w:val="22"/>
                          <w:szCs w:val="22"/>
                        </w:rPr>
                      </w:pPr>
                      <w:bookmarkStart w:id="25" w:name="_Toc209559359"/>
                      <w:r>
                        <w:t xml:space="preserve">Figure </w:t>
                      </w:r>
                      <w:r>
                        <w:fldChar w:fldCharType="begin"/>
                      </w:r>
                      <w:r>
                        <w:instrText xml:space="preserve"> SEQ Figure \* ARABIC </w:instrText>
                      </w:r>
                      <w:r>
                        <w:fldChar w:fldCharType="separate"/>
                      </w:r>
                      <w:r w:rsidR="00F467AA">
                        <w:rPr>
                          <w:noProof/>
                        </w:rPr>
                        <w:t>4</w:t>
                      </w:r>
                      <w:r>
                        <w:fldChar w:fldCharType="end"/>
                      </w:r>
                      <w:r w:rsidR="00E0026A">
                        <w:t>.</w:t>
                      </w:r>
                      <w:r>
                        <w:t xml:space="preserve"> Stock prediction pipeline</w:t>
                      </w:r>
                      <w:bookmarkEnd w:id="25"/>
                    </w:p>
                  </w:txbxContent>
                </v:textbox>
                <w10:wrap type="square"/>
              </v:shape>
            </w:pict>
          </mc:Fallback>
        </mc:AlternateContent>
      </w:r>
      <w:r w:rsidR="00663789" w:rsidRPr="00663789">
        <w:rPr>
          <w:sz w:val="22"/>
          <w:szCs w:val="22"/>
        </w:rPr>
        <w:t>Once decomposition is complete, the resulting features are normali</w:t>
      </w:r>
      <w:r w:rsidR="00025882">
        <w:rPr>
          <w:sz w:val="22"/>
          <w:szCs w:val="22"/>
        </w:rPr>
        <w:t>s</w:t>
      </w:r>
      <w:r w:rsidR="00663789" w:rsidRPr="00663789">
        <w:rPr>
          <w:sz w:val="22"/>
          <w:szCs w:val="22"/>
        </w:rPr>
        <w:t xml:space="preserve">ed using </w:t>
      </w:r>
      <w:proofErr w:type="spellStart"/>
      <w:r w:rsidR="00663789" w:rsidRPr="00663789">
        <w:rPr>
          <w:sz w:val="22"/>
          <w:szCs w:val="22"/>
        </w:rPr>
        <w:t>MinMax</w:t>
      </w:r>
      <w:proofErr w:type="spellEnd"/>
      <w:r w:rsidR="00663789" w:rsidRPr="00663789">
        <w:rPr>
          <w:sz w:val="22"/>
          <w:szCs w:val="22"/>
        </w:rPr>
        <w:t xml:space="preserve"> scaling. Importantly, the scaling parameters are preserved as state objects so that the exact same transformations can be reapplied during inference. The cleaned and scaled data is then segmented into fixed</w:t>
      </w:r>
      <w:r w:rsidR="00A415CE" w:rsidRPr="00663789">
        <w:rPr>
          <w:sz w:val="22"/>
          <w:szCs w:val="22"/>
        </w:rPr>
        <w:t xml:space="preserve"> </w:t>
      </w:r>
      <w:r w:rsidR="00663789" w:rsidRPr="00663789">
        <w:rPr>
          <w:sz w:val="22"/>
          <w:szCs w:val="22"/>
        </w:rPr>
        <w:t>length rolling windows, typically thirty days long, form</w:t>
      </w:r>
      <w:r w:rsidR="00D83CF7">
        <w:rPr>
          <w:sz w:val="22"/>
          <w:szCs w:val="22"/>
        </w:rPr>
        <w:t>ing</w:t>
      </w:r>
      <w:r w:rsidR="00663789" w:rsidRPr="00663789">
        <w:rPr>
          <w:sz w:val="22"/>
          <w:szCs w:val="22"/>
        </w:rPr>
        <w:t xml:space="preserve"> the temporal context for prediction. Labels are</w:t>
      </w:r>
      <w:r w:rsidR="00AD1D49">
        <w:rPr>
          <w:sz w:val="22"/>
          <w:szCs w:val="22"/>
        </w:rPr>
        <w:t xml:space="preserve"> then</w:t>
      </w:r>
      <w:r w:rsidR="00663789" w:rsidRPr="00663789">
        <w:rPr>
          <w:sz w:val="22"/>
          <w:szCs w:val="22"/>
        </w:rPr>
        <w:t xml:space="preserve"> generated by comparing price movements over a configurable horizon, most commonly three days, with thresholds set to distinguish bearish, neutral, and bullish outcomes. This formulation frames the forecasting task as a three-class classification problem, emphasi</w:t>
      </w:r>
      <w:r w:rsidR="00FF765E">
        <w:rPr>
          <w:sz w:val="22"/>
          <w:szCs w:val="22"/>
        </w:rPr>
        <w:t>s</w:t>
      </w:r>
      <w:r w:rsidR="00663789" w:rsidRPr="00663789">
        <w:rPr>
          <w:sz w:val="22"/>
          <w:szCs w:val="22"/>
        </w:rPr>
        <w:t>ing directional signals that are actionable for trading decisions.</w:t>
      </w:r>
    </w:p>
    <w:p w14:paraId="3DE1C286" w14:textId="38B22811" w:rsidR="009D6668" w:rsidRPr="007C4F37" w:rsidRDefault="00D267F7" w:rsidP="006A67E7">
      <w:pPr>
        <w:pStyle w:val="Heading4"/>
        <w:spacing w:before="120" w:after="120"/>
        <w:rPr>
          <w:i w:val="0"/>
          <w:iCs w:val="0"/>
        </w:rPr>
      </w:pPr>
      <w:r w:rsidRPr="007C4F37">
        <w:rPr>
          <w:i w:val="0"/>
          <w:iCs w:val="0"/>
        </w:rPr>
        <w:t>Model Architecture and Training</w:t>
      </w:r>
    </w:p>
    <w:p w14:paraId="75EC8A30" w14:textId="6051B073" w:rsidR="005C4C65" w:rsidRPr="000965F6" w:rsidRDefault="00456A24" w:rsidP="000965F6">
      <w:pPr>
        <w:pStyle w:val="NormalWeb"/>
        <w:spacing w:before="0" w:beforeAutospacing="0" w:after="120" w:afterAutospacing="0"/>
        <w:jc w:val="both"/>
        <w:rPr>
          <w:sz w:val="22"/>
          <w:szCs w:val="22"/>
        </w:rPr>
      </w:pPr>
      <w:r w:rsidRPr="00456A24">
        <w:rPr>
          <w:sz w:val="22"/>
          <w:szCs w:val="22"/>
        </w:rPr>
        <w:t>The predictive core of the stock recommendation system is structured around a modular architecture that separates preprocessing, model definition, training, and evaluation. This modularity is achieved through facade interfaces, which encapsulate tasks such as preprocessing, decomposition, sequencing, target creation, hyperparameter tuning, and evaluation. By abstracting these stages, the system maintains reproducibility across experiments and facilitates extensibility when adding new models or feature-processing methods.</w:t>
      </w:r>
    </w:p>
    <w:p w14:paraId="73A29DEE" w14:textId="77777777" w:rsidR="00D919FA" w:rsidRDefault="00456A24" w:rsidP="00D10D63">
      <w:pPr>
        <w:pStyle w:val="NormalWeb"/>
        <w:spacing w:before="0" w:beforeAutospacing="0" w:after="120" w:afterAutospacing="0"/>
        <w:jc w:val="both"/>
        <w:rPr>
          <w:sz w:val="22"/>
          <w:szCs w:val="22"/>
        </w:rPr>
      </w:pPr>
      <w:r w:rsidRPr="00456A24">
        <w:rPr>
          <w:sz w:val="22"/>
          <w:szCs w:val="22"/>
        </w:rPr>
        <w:t>At the preprocessing level, raw OHLCV data is standardi</w:t>
      </w:r>
      <w:r w:rsidR="0060582D">
        <w:rPr>
          <w:sz w:val="22"/>
          <w:szCs w:val="22"/>
        </w:rPr>
        <w:t>s</w:t>
      </w:r>
      <w:r w:rsidRPr="00456A24">
        <w:rPr>
          <w:sz w:val="22"/>
          <w:szCs w:val="22"/>
        </w:rPr>
        <w:t xml:space="preserve">ed and decomposed into structured features. The </w:t>
      </w:r>
      <w:r w:rsidRPr="0060582D">
        <w:rPr>
          <w:rStyle w:val="Strong"/>
          <w:b w:val="0"/>
          <w:bCs w:val="0"/>
          <w:i/>
          <w:iCs/>
          <w:sz w:val="22"/>
          <w:szCs w:val="22"/>
        </w:rPr>
        <w:t>Data</w:t>
      </w:r>
      <w:r w:rsidR="0060582D" w:rsidRPr="0060582D">
        <w:rPr>
          <w:rStyle w:val="Strong"/>
          <w:b w:val="0"/>
          <w:bCs w:val="0"/>
          <w:i/>
          <w:iCs/>
          <w:sz w:val="22"/>
          <w:szCs w:val="22"/>
        </w:rPr>
        <w:t xml:space="preserve"> </w:t>
      </w:r>
      <w:r w:rsidRPr="0060582D">
        <w:rPr>
          <w:rStyle w:val="Strong"/>
          <w:b w:val="0"/>
          <w:bCs w:val="0"/>
          <w:i/>
          <w:iCs/>
          <w:sz w:val="22"/>
          <w:szCs w:val="22"/>
        </w:rPr>
        <w:t>Preprocessing</w:t>
      </w:r>
      <w:r w:rsidR="0060582D" w:rsidRPr="0060582D">
        <w:rPr>
          <w:rStyle w:val="Strong"/>
          <w:b w:val="0"/>
          <w:bCs w:val="0"/>
          <w:i/>
          <w:iCs/>
          <w:sz w:val="22"/>
          <w:szCs w:val="22"/>
        </w:rPr>
        <w:t xml:space="preserve"> </w:t>
      </w:r>
      <w:r w:rsidRPr="0060582D">
        <w:rPr>
          <w:rStyle w:val="Strong"/>
          <w:b w:val="0"/>
          <w:bCs w:val="0"/>
          <w:i/>
          <w:iCs/>
          <w:sz w:val="22"/>
          <w:szCs w:val="22"/>
        </w:rPr>
        <w:t>Facade</w:t>
      </w:r>
      <w:r w:rsidRPr="00456A24">
        <w:rPr>
          <w:sz w:val="22"/>
          <w:szCs w:val="22"/>
        </w:rPr>
        <w:t xml:space="preserve"> applies </w:t>
      </w:r>
      <w:r w:rsidRPr="0060582D">
        <w:rPr>
          <w:i/>
          <w:sz w:val="22"/>
          <w:szCs w:val="22"/>
        </w:rPr>
        <w:t>Min</w:t>
      </w:r>
      <w:r w:rsidR="00B54273" w:rsidRPr="0060582D">
        <w:rPr>
          <w:i/>
          <w:sz w:val="22"/>
          <w:szCs w:val="22"/>
        </w:rPr>
        <w:t>-</w:t>
      </w:r>
      <w:r w:rsidRPr="0060582D">
        <w:rPr>
          <w:i/>
          <w:sz w:val="22"/>
          <w:szCs w:val="22"/>
        </w:rPr>
        <w:t>Max scaling</w:t>
      </w:r>
      <w:r w:rsidRPr="00456A24">
        <w:rPr>
          <w:sz w:val="22"/>
          <w:szCs w:val="22"/>
        </w:rPr>
        <w:t xml:space="preserve"> with persistence of transformation parameters, ensuring that the same scaling applied during training is reapplied at inference. Noise in the market data is reduced using the </w:t>
      </w:r>
      <w:r w:rsidRPr="0060582D">
        <w:rPr>
          <w:rStyle w:val="Strong"/>
          <w:b w:val="0"/>
          <w:bCs w:val="0"/>
          <w:i/>
          <w:iCs/>
          <w:sz w:val="22"/>
          <w:szCs w:val="22"/>
        </w:rPr>
        <w:t>Data</w:t>
      </w:r>
      <w:r w:rsidR="0060582D" w:rsidRPr="0060582D">
        <w:rPr>
          <w:rStyle w:val="Strong"/>
          <w:b w:val="0"/>
          <w:bCs w:val="0"/>
          <w:i/>
          <w:iCs/>
          <w:sz w:val="22"/>
          <w:szCs w:val="22"/>
        </w:rPr>
        <w:t xml:space="preserve"> </w:t>
      </w:r>
      <w:r w:rsidRPr="0060582D">
        <w:rPr>
          <w:rStyle w:val="Strong"/>
          <w:b w:val="0"/>
          <w:bCs w:val="0"/>
          <w:i/>
          <w:iCs/>
          <w:sz w:val="22"/>
          <w:szCs w:val="22"/>
        </w:rPr>
        <w:t>Decomposition</w:t>
      </w:r>
      <w:r w:rsidR="0060582D" w:rsidRPr="0060582D">
        <w:rPr>
          <w:rStyle w:val="Strong"/>
          <w:b w:val="0"/>
          <w:bCs w:val="0"/>
          <w:i/>
          <w:iCs/>
          <w:sz w:val="22"/>
          <w:szCs w:val="22"/>
        </w:rPr>
        <w:t xml:space="preserve"> </w:t>
      </w:r>
      <w:r w:rsidRPr="0060582D">
        <w:rPr>
          <w:rStyle w:val="Strong"/>
          <w:b w:val="0"/>
          <w:bCs w:val="0"/>
          <w:i/>
          <w:iCs/>
          <w:sz w:val="22"/>
          <w:szCs w:val="22"/>
        </w:rPr>
        <w:t>Facade</w:t>
      </w:r>
      <w:r w:rsidRPr="00873C4D">
        <w:rPr>
          <w:b/>
          <w:bCs/>
          <w:sz w:val="22"/>
          <w:szCs w:val="22"/>
        </w:rPr>
        <w:t>,</w:t>
      </w:r>
      <w:r w:rsidRPr="00456A24">
        <w:rPr>
          <w:sz w:val="22"/>
          <w:szCs w:val="22"/>
        </w:rPr>
        <w:t xml:space="preserve"> which implements MEMD. </w:t>
      </w:r>
      <w:r w:rsidR="00000D63">
        <w:rPr>
          <w:sz w:val="22"/>
          <w:szCs w:val="22"/>
        </w:rPr>
        <w:t>It</w:t>
      </w:r>
      <w:r w:rsidRPr="00456A24">
        <w:rPr>
          <w:sz w:val="22"/>
          <w:szCs w:val="22"/>
        </w:rPr>
        <w:t xml:space="preserve"> decomposes OHLCV signals into </w:t>
      </w:r>
      <w:r w:rsidR="00000D63">
        <w:rPr>
          <w:sz w:val="22"/>
          <w:szCs w:val="22"/>
        </w:rPr>
        <w:t>IMFs</w:t>
      </w:r>
      <w:r w:rsidRPr="00456A24">
        <w:rPr>
          <w:sz w:val="22"/>
          <w:szCs w:val="22"/>
        </w:rPr>
        <w:t xml:space="preserve"> that isolate cyclical patterns at different frequencies, thereby enabling the learning models to focus on clearer and more interpretable sub-signals.</w:t>
      </w:r>
      <w:r w:rsidR="005F2838">
        <w:rPr>
          <w:sz w:val="22"/>
          <w:szCs w:val="22"/>
        </w:rPr>
        <w:t xml:space="preserve"> </w:t>
      </w:r>
    </w:p>
    <w:p w14:paraId="66F4BB2B" w14:textId="504F2340" w:rsidR="00456A24" w:rsidRPr="00456A24" w:rsidRDefault="00456A24" w:rsidP="00D10D63">
      <w:pPr>
        <w:pStyle w:val="NormalWeb"/>
        <w:spacing w:before="0" w:beforeAutospacing="0" w:after="120" w:afterAutospacing="0"/>
        <w:jc w:val="both"/>
        <w:rPr>
          <w:sz w:val="22"/>
          <w:szCs w:val="22"/>
        </w:rPr>
      </w:pPr>
      <w:r w:rsidRPr="00456A24">
        <w:rPr>
          <w:sz w:val="22"/>
          <w:szCs w:val="22"/>
        </w:rPr>
        <w:t xml:space="preserve">Once features are prepared, the </w:t>
      </w:r>
      <w:r w:rsidRPr="00873C4D">
        <w:rPr>
          <w:rStyle w:val="Strong"/>
          <w:b w:val="0"/>
          <w:bCs w:val="0"/>
          <w:sz w:val="22"/>
          <w:szCs w:val="22"/>
        </w:rPr>
        <w:t>Data</w:t>
      </w:r>
      <w:r w:rsidR="00D919FA">
        <w:rPr>
          <w:rStyle w:val="Strong"/>
          <w:b w:val="0"/>
          <w:bCs w:val="0"/>
          <w:sz w:val="22"/>
          <w:szCs w:val="22"/>
        </w:rPr>
        <w:t xml:space="preserve"> </w:t>
      </w:r>
      <w:r w:rsidRPr="00873C4D">
        <w:rPr>
          <w:rStyle w:val="Strong"/>
          <w:b w:val="0"/>
          <w:bCs w:val="0"/>
          <w:sz w:val="22"/>
          <w:szCs w:val="22"/>
        </w:rPr>
        <w:t>Sequencing</w:t>
      </w:r>
      <w:r w:rsidR="00D919FA">
        <w:rPr>
          <w:rStyle w:val="Strong"/>
          <w:b w:val="0"/>
          <w:bCs w:val="0"/>
          <w:sz w:val="22"/>
          <w:szCs w:val="22"/>
        </w:rPr>
        <w:t xml:space="preserve"> </w:t>
      </w:r>
      <w:r w:rsidRPr="00873C4D">
        <w:rPr>
          <w:rStyle w:val="Strong"/>
          <w:b w:val="0"/>
          <w:bCs w:val="0"/>
          <w:sz w:val="22"/>
          <w:szCs w:val="22"/>
        </w:rPr>
        <w:t>Facade</w:t>
      </w:r>
      <w:r w:rsidRPr="00873C4D">
        <w:rPr>
          <w:b/>
          <w:bCs/>
          <w:sz w:val="22"/>
          <w:szCs w:val="22"/>
        </w:rPr>
        <w:t xml:space="preserve"> </w:t>
      </w:r>
      <w:r w:rsidRPr="00456A24">
        <w:rPr>
          <w:sz w:val="22"/>
          <w:szCs w:val="22"/>
        </w:rPr>
        <w:t xml:space="preserve">converts them into rolling windows of fixed length, </w:t>
      </w:r>
      <w:r w:rsidR="00BF6F8E">
        <w:rPr>
          <w:sz w:val="22"/>
          <w:szCs w:val="22"/>
        </w:rPr>
        <w:t>specifically</w:t>
      </w:r>
      <w:r w:rsidRPr="00456A24">
        <w:rPr>
          <w:sz w:val="22"/>
          <w:szCs w:val="22"/>
        </w:rPr>
        <w:t xml:space="preserve"> 30 days. Each window represents a temporal context for the prediction of future market direction. Labels are </w:t>
      </w:r>
      <w:r w:rsidR="00BF6F8E">
        <w:rPr>
          <w:sz w:val="22"/>
          <w:szCs w:val="22"/>
        </w:rPr>
        <w:t xml:space="preserve">then </w:t>
      </w:r>
      <w:r w:rsidRPr="00456A24">
        <w:rPr>
          <w:sz w:val="22"/>
          <w:szCs w:val="22"/>
        </w:rPr>
        <w:t xml:space="preserve">generated by the </w:t>
      </w:r>
      <w:r w:rsidRPr="00873C4D">
        <w:rPr>
          <w:rStyle w:val="Strong"/>
          <w:b w:val="0"/>
          <w:bCs w:val="0"/>
          <w:sz w:val="22"/>
          <w:szCs w:val="22"/>
        </w:rPr>
        <w:t>Target</w:t>
      </w:r>
      <w:r w:rsidR="00BF6F8E">
        <w:rPr>
          <w:rStyle w:val="Strong"/>
          <w:b w:val="0"/>
          <w:bCs w:val="0"/>
          <w:sz w:val="22"/>
          <w:szCs w:val="22"/>
        </w:rPr>
        <w:t xml:space="preserve"> </w:t>
      </w:r>
      <w:r w:rsidRPr="00873C4D">
        <w:rPr>
          <w:rStyle w:val="Strong"/>
          <w:b w:val="0"/>
          <w:bCs w:val="0"/>
          <w:sz w:val="22"/>
          <w:szCs w:val="22"/>
        </w:rPr>
        <w:t>Creation</w:t>
      </w:r>
      <w:r w:rsidR="00BF6F8E">
        <w:rPr>
          <w:rStyle w:val="Strong"/>
          <w:b w:val="0"/>
          <w:bCs w:val="0"/>
          <w:sz w:val="22"/>
          <w:szCs w:val="22"/>
        </w:rPr>
        <w:t xml:space="preserve"> </w:t>
      </w:r>
      <w:r w:rsidRPr="00873C4D">
        <w:rPr>
          <w:rStyle w:val="Strong"/>
          <w:b w:val="0"/>
          <w:bCs w:val="0"/>
          <w:sz w:val="22"/>
          <w:szCs w:val="22"/>
        </w:rPr>
        <w:t>Facade</w:t>
      </w:r>
      <w:r w:rsidRPr="00873C4D">
        <w:rPr>
          <w:b/>
          <w:bCs/>
          <w:sz w:val="22"/>
          <w:szCs w:val="22"/>
        </w:rPr>
        <w:t>,</w:t>
      </w:r>
      <w:r w:rsidRPr="00456A24">
        <w:rPr>
          <w:sz w:val="22"/>
          <w:szCs w:val="22"/>
        </w:rPr>
        <w:t xml:space="preserve"> which uses relative percentage change over a configurable horizon (three trading days in the current implementation). Predictions are classified into three categories</w:t>
      </w:r>
      <w:r w:rsidR="00BF6F8E">
        <w:rPr>
          <w:sz w:val="22"/>
          <w:szCs w:val="22"/>
        </w:rPr>
        <w:t>,</w:t>
      </w:r>
      <w:r w:rsidR="004A6E7F">
        <w:rPr>
          <w:sz w:val="22"/>
          <w:szCs w:val="22"/>
        </w:rPr>
        <w:t xml:space="preserve"> </w:t>
      </w:r>
      <w:r w:rsidRPr="00456A24">
        <w:rPr>
          <w:sz w:val="22"/>
          <w:szCs w:val="22"/>
        </w:rPr>
        <w:t>bearish, neutral, and bullish</w:t>
      </w:r>
      <w:r w:rsidR="00BF6F8E">
        <w:rPr>
          <w:sz w:val="22"/>
          <w:szCs w:val="22"/>
        </w:rPr>
        <w:t>,</w:t>
      </w:r>
      <w:r w:rsidR="004A6E7F">
        <w:rPr>
          <w:sz w:val="22"/>
          <w:szCs w:val="22"/>
        </w:rPr>
        <w:t xml:space="preserve"> </w:t>
      </w:r>
      <w:r w:rsidRPr="00456A24">
        <w:rPr>
          <w:sz w:val="22"/>
          <w:szCs w:val="22"/>
        </w:rPr>
        <w:t>based on a ±0.5% threshold. This formulation transforms the problem into a multi-class classification task that emphasi</w:t>
      </w:r>
      <w:r w:rsidR="00BF6F8E">
        <w:rPr>
          <w:sz w:val="22"/>
          <w:szCs w:val="22"/>
        </w:rPr>
        <w:t>s</w:t>
      </w:r>
      <w:r w:rsidRPr="00456A24">
        <w:rPr>
          <w:sz w:val="22"/>
          <w:szCs w:val="22"/>
        </w:rPr>
        <w:t>es directionality rather than exact price prediction.</w:t>
      </w:r>
    </w:p>
    <w:p w14:paraId="55BD4480" w14:textId="57A3E5F7" w:rsidR="00456A24" w:rsidRDefault="00456A24" w:rsidP="00D10D63">
      <w:pPr>
        <w:pStyle w:val="NormalWeb"/>
        <w:spacing w:before="0" w:beforeAutospacing="0" w:after="120" w:afterAutospacing="0"/>
        <w:jc w:val="both"/>
        <w:rPr>
          <w:sz w:val="22"/>
          <w:szCs w:val="22"/>
        </w:rPr>
      </w:pPr>
      <w:r w:rsidRPr="00456A24">
        <w:rPr>
          <w:sz w:val="22"/>
          <w:szCs w:val="22"/>
        </w:rPr>
        <w:t xml:space="preserve">The core model used in production is the </w:t>
      </w:r>
      <w:proofErr w:type="spellStart"/>
      <w:r w:rsidRPr="00873C4D">
        <w:rPr>
          <w:rStyle w:val="Strong"/>
          <w:b w:val="0"/>
          <w:bCs w:val="0"/>
          <w:sz w:val="22"/>
          <w:szCs w:val="22"/>
        </w:rPr>
        <w:t>PyTorch</w:t>
      </w:r>
      <w:proofErr w:type="spellEnd"/>
      <w:r w:rsidRPr="00873C4D">
        <w:rPr>
          <w:rStyle w:val="Strong"/>
          <w:b w:val="0"/>
          <w:bCs w:val="0"/>
          <w:sz w:val="22"/>
          <w:szCs w:val="22"/>
        </w:rPr>
        <w:t>-based LSTM</w:t>
      </w:r>
      <w:r w:rsidRPr="00873C4D">
        <w:rPr>
          <w:b/>
          <w:bCs/>
          <w:sz w:val="22"/>
          <w:szCs w:val="22"/>
        </w:rPr>
        <w:t>,</w:t>
      </w:r>
      <w:r w:rsidRPr="00456A24">
        <w:rPr>
          <w:sz w:val="22"/>
          <w:szCs w:val="22"/>
        </w:rPr>
        <w:t xml:space="preserve"> defined in a two-layer stacked configuration with dropout regulari</w:t>
      </w:r>
      <w:r w:rsidR="00026D51">
        <w:rPr>
          <w:sz w:val="22"/>
          <w:szCs w:val="22"/>
        </w:rPr>
        <w:t>s</w:t>
      </w:r>
      <w:r w:rsidRPr="00456A24">
        <w:rPr>
          <w:sz w:val="22"/>
          <w:szCs w:val="22"/>
        </w:rPr>
        <w:t xml:space="preserve">ation. LSTMs are particularly suited for this application because of their gating mechanisms, which allow them to retain relevant information over long sequences while filtering out noise. Each ticker is </w:t>
      </w:r>
      <w:proofErr w:type="spellStart"/>
      <w:r w:rsidRPr="00456A24">
        <w:rPr>
          <w:sz w:val="22"/>
          <w:szCs w:val="22"/>
        </w:rPr>
        <w:t>modeled</w:t>
      </w:r>
      <w:proofErr w:type="spellEnd"/>
      <w:r w:rsidRPr="00456A24">
        <w:rPr>
          <w:sz w:val="22"/>
          <w:szCs w:val="22"/>
        </w:rPr>
        <w:t xml:space="preserve"> independently, resulting in approximately 500 separate models for the S&amp;P 500. This per-ticker strategy increases the number of models to manage, </w:t>
      </w:r>
      <w:r w:rsidRPr="00456A24">
        <w:rPr>
          <w:sz w:val="22"/>
          <w:szCs w:val="22"/>
        </w:rPr>
        <w:lastRenderedPageBreak/>
        <w:t>but it allows each network to specialize in the dynamics of an individual stock and supports rapid retraining on rolling windows as new data becomes available.</w:t>
      </w:r>
    </w:p>
    <w:p w14:paraId="716D1F76" w14:textId="52B8418F" w:rsidR="003A35A1" w:rsidRDefault="0026668E" w:rsidP="00D10D63">
      <w:pPr>
        <w:pStyle w:val="NormalWeb"/>
        <w:spacing w:before="0" w:beforeAutospacing="0" w:after="120" w:afterAutospacing="0"/>
        <w:jc w:val="both"/>
        <w:rPr>
          <w:sz w:val="22"/>
          <w:szCs w:val="22"/>
        </w:rPr>
      </w:pPr>
      <w:r w:rsidRPr="0026668E">
        <w:rPr>
          <w:sz w:val="22"/>
          <w:szCs w:val="22"/>
        </w:rPr>
        <w:t xml:space="preserve">To optimize model performance, hyperparameters such as hidden units, learning rate, and dropout are tuned via the </w:t>
      </w:r>
      <w:r w:rsidRPr="007671AF">
        <w:rPr>
          <w:rStyle w:val="Strong"/>
          <w:b w:val="0"/>
          <w:bCs w:val="0"/>
          <w:i/>
          <w:iCs/>
          <w:sz w:val="22"/>
          <w:szCs w:val="22"/>
        </w:rPr>
        <w:t>Hyperparameter Tuning Facade</w:t>
      </w:r>
      <w:r w:rsidRPr="0026668E">
        <w:rPr>
          <w:b/>
          <w:bCs/>
          <w:sz w:val="22"/>
          <w:szCs w:val="22"/>
        </w:rPr>
        <w:t>,</w:t>
      </w:r>
      <w:r w:rsidRPr="0026668E">
        <w:rPr>
          <w:sz w:val="22"/>
          <w:szCs w:val="22"/>
        </w:rPr>
        <w:t xml:space="preserve"> which employs the AO. AO is incorporated as an optional metaheuristic search method, complementing the baseline Adam optimi</w:t>
      </w:r>
      <w:r w:rsidR="007615AF">
        <w:rPr>
          <w:sz w:val="22"/>
          <w:szCs w:val="22"/>
        </w:rPr>
        <w:t>s</w:t>
      </w:r>
      <w:r w:rsidRPr="0026668E">
        <w:rPr>
          <w:sz w:val="22"/>
          <w:szCs w:val="22"/>
        </w:rPr>
        <w:t>er. Training is performed with a 70/15/15 split for train, validation, and test data, using cross-entropy loss. Early stopping with a minimum delta of 1e-3 prevents overfitting, and device selection is automated across CPU, GPU, or Apple MPS.</w:t>
      </w:r>
    </w:p>
    <w:p w14:paraId="76AE251F" w14:textId="7FF296B7" w:rsidR="009A479F" w:rsidRDefault="009A479F" w:rsidP="009A479F">
      <w:pPr>
        <w:pStyle w:val="Caption"/>
        <w:keepNext/>
        <w:jc w:val="center"/>
      </w:pPr>
      <w:bookmarkStart w:id="26" w:name="_Toc209558486"/>
      <w:bookmarkStart w:id="27" w:name="_Toc209561186"/>
      <w:bookmarkStart w:id="28" w:name="_Toc209562179"/>
      <w:r>
        <w:t xml:space="preserve">Table </w:t>
      </w:r>
      <w:r>
        <w:fldChar w:fldCharType="begin"/>
      </w:r>
      <w:r>
        <w:instrText xml:space="preserve"> SEQ Table \* ARABIC </w:instrText>
      </w:r>
      <w:r>
        <w:fldChar w:fldCharType="separate"/>
      </w:r>
      <w:r w:rsidR="00A75974">
        <w:rPr>
          <w:noProof/>
        </w:rPr>
        <w:t>3</w:t>
      </w:r>
      <w:r>
        <w:fldChar w:fldCharType="end"/>
      </w:r>
      <w:r w:rsidR="005D003B">
        <w:t>.</w:t>
      </w:r>
      <w:r>
        <w:t xml:space="preserve"> </w:t>
      </w:r>
      <w:r w:rsidR="00035369">
        <w:t>Final</w:t>
      </w:r>
      <w:r>
        <w:t xml:space="preserve"> LSTM Pipeline Configuration</w:t>
      </w:r>
      <w:bookmarkEnd w:id="26"/>
      <w:r w:rsidR="00685A84">
        <w:t xml:space="preserve"> (Derived from A.O)</w:t>
      </w:r>
      <w:bookmarkEnd w:id="27"/>
      <w:bookmarkEnd w:id="28"/>
    </w:p>
    <w:tbl>
      <w:tblPr>
        <w:tblStyle w:val="TableGrid"/>
        <w:tblW w:w="10976" w:type="dxa"/>
        <w:tblLook w:val="04A0" w:firstRow="1" w:lastRow="0" w:firstColumn="1" w:lastColumn="0" w:noHBand="0" w:noVBand="1"/>
      </w:tblPr>
      <w:tblGrid>
        <w:gridCol w:w="5500"/>
        <w:gridCol w:w="5476"/>
      </w:tblGrid>
      <w:tr w:rsidR="00BC65E3" w14:paraId="64580CAE" w14:textId="77777777" w:rsidTr="00582CAC">
        <w:trPr>
          <w:trHeight w:val="432"/>
        </w:trPr>
        <w:tc>
          <w:tcPr>
            <w:tcW w:w="5500" w:type="dxa"/>
            <w:vAlign w:val="center"/>
          </w:tcPr>
          <w:p w14:paraId="43AE9D52" w14:textId="689D0A9D" w:rsidR="00BC65E3" w:rsidRPr="00A45D42" w:rsidRDefault="00BC65E3" w:rsidP="00582CAC">
            <w:pPr>
              <w:pStyle w:val="NormalWeb"/>
              <w:spacing w:before="0" w:beforeAutospacing="0" w:after="0" w:afterAutospacing="0"/>
              <w:jc w:val="center"/>
              <w:rPr>
                <w:color w:val="000000" w:themeColor="text1"/>
                <w:sz w:val="22"/>
                <w:szCs w:val="22"/>
              </w:rPr>
            </w:pPr>
            <w:r w:rsidRPr="00A45D42">
              <w:rPr>
                <w:b/>
                <w:color w:val="000000" w:themeColor="text1"/>
                <w:sz w:val="22"/>
                <w:szCs w:val="22"/>
              </w:rPr>
              <w:t>Component</w:t>
            </w:r>
          </w:p>
        </w:tc>
        <w:tc>
          <w:tcPr>
            <w:tcW w:w="5476" w:type="dxa"/>
            <w:vAlign w:val="center"/>
          </w:tcPr>
          <w:p w14:paraId="1CD638B2" w14:textId="6BAD190D" w:rsidR="00BC65E3" w:rsidRPr="00A45D42" w:rsidRDefault="00BC65E3" w:rsidP="00582CAC">
            <w:pPr>
              <w:pStyle w:val="NormalWeb"/>
              <w:spacing w:before="0" w:beforeAutospacing="0" w:after="0" w:afterAutospacing="0"/>
              <w:jc w:val="center"/>
              <w:rPr>
                <w:color w:val="000000" w:themeColor="text1"/>
                <w:sz w:val="22"/>
                <w:szCs w:val="22"/>
              </w:rPr>
            </w:pPr>
            <w:r w:rsidRPr="00A45D42">
              <w:rPr>
                <w:b/>
                <w:color w:val="000000" w:themeColor="text1"/>
                <w:sz w:val="22"/>
                <w:szCs w:val="22"/>
              </w:rPr>
              <w:t>Configuration Value</w:t>
            </w:r>
          </w:p>
        </w:tc>
      </w:tr>
      <w:tr w:rsidR="00BC65E3" w14:paraId="64B20CE9" w14:textId="77777777" w:rsidTr="0011316F">
        <w:trPr>
          <w:trHeight w:val="284"/>
        </w:trPr>
        <w:tc>
          <w:tcPr>
            <w:tcW w:w="5500" w:type="dxa"/>
            <w:vAlign w:val="center"/>
          </w:tcPr>
          <w:p w14:paraId="20EB5364" w14:textId="22559E63" w:rsidR="00BC65E3" w:rsidRPr="00290450" w:rsidRDefault="00BC65E3" w:rsidP="00BC65E3">
            <w:pPr>
              <w:pStyle w:val="NormalWeb"/>
              <w:rPr>
                <w:sz w:val="22"/>
                <w:szCs w:val="22"/>
              </w:rPr>
            </w:pPr>
            <w:r w:rsidRPr="00BC65E3">
              <w:rPr>
                <w:sz w:val="22"/>
                <w:szCs w:val="22"/>
              </w:rPr>
              <w:t>Input Features</w:t>
            </w:r>
          </w:p>
        </w:tc>
        <w:tc>
          <w:tcPr>
            <w:tcW w:w="5476" w:type="dxa"/>
            <w:vAlign w:val="center"/>
          </w:tcPr>
          <w:p w14:paraId="7EEAF78B" w14:textId="6BC8431F" w:rsidR="00BC65E3" w:rsidRPr="00EE3B59" w:rsidRDefault="00BC65E3" w:rsidP="00BC65E3">
            <w:pPr>
              <w:pStyle w:val="NormalWeb"/>
              <w:rPr>
                <w:sz w:val="22"/>
                <w:szCs w:val="22"/>
                <w:lang w:val="vi-VN"/>
              </w:rPr>
            </w:pPr>
            <w:r w:rsidRPr="00BC65E3">
              <w:rPr>
                <w:sz w:val="22"/>
                <w:szCs w:val="22"/>
              </w:rPr>
              <w:t>OHLCV</w:t>
            </w:r>
            <w:r w:rsidR="00EE3B59">
              <w:rPr>
                <w:sz w:val="22"/>
                <w:szCs w:val="22"/>
                <w:lang w:val="vi-VN"/>
              </w:rPr>
              <w:t xml:space="preserve"> + Sentiment score</w:t>
            </w:r>
          </w:p>
        </w:tc>
      </w:tr>
      <w:tr w:rsidR="00BC65E3" w14:paraId="415C3D3B" w14:textId="77777777" w:rsidTr="0011316F">
        <w:trPr>
          <w:trHeight w:val="284"/>
        </w:trPr>
        <w:tc>
          <w:tcPr>
            <w:tcW w:w="5500" w:type="dxa"/>
            <w:vAlign w:val="center"/>
          </w:tcPr>
          <w:p w14:paraId="1DA6261B" w14:textId="25217AB0" w:rsidR="00BC65E3" w:rsidRPr="00290450" w:rsidRDefault="00BC65E3" w:rsidP="00BC65E3">
            <w:pPr>
              <w:pStyle w:val="NormalWeb"/>
              <w:rPr>
                <w:sz w:val="22"/>
                <w:szCs w:val="22"/>
              </w:rPr>
            </w:pPr>
            <w:r w:rsidRPr="00BC65E3">
              <w:rPr>
                <w:sz w:val="22"/>
                <w:szCs w:val="22"/>
              </w:rPr>
              <w:t>Decomposition Method</w:t>
            </w:r>
          </w:p>
        </w:tc>
        <w:tc>
          <w:tcPr>
            <w:tcW w:w="5476" w:type="dxa"/>
            <w:vAlign w:val="center"/>
          </w:tcPr>
          <w:p w14:paraId="0A109D06" w14:textId="106C7DD8" w:rsidR="00BC65E3" w:rsidRPr="00290450" w:rsidRDefault="00BC65E3" w:rsidP="00BC65E3">
            <w:pPr>
              <w:pStyle w:val="NormalWeb"/>
              <w:rPr>
                <w:sz w:val="22"/>
                <w:szCs w:val="22"/>
              </w:rPr>
            </w:pPr>
            <w:r w:rsidRPr="00BC65E3">
              <w:rPr>
                <w:sz w:val="22"/>
                <w:szCs w:val="22"/>
              </w:rPr>
              <w:t>Multivariate Empirical Mode Decomposition</w:t>
            </w:r>
          </w:p>
        </w:tc>
      </w:tr>
      <w:tr w:rsidR="00BC65E3" w14:paraId="242EC4D0" w14:textId="77777777" w:rsidTr="0011316F">
        <w:trPr>
          <w:trHeight w:val="284"/>
        </w:trPr>
        <w:tc>
          <w:tcPr>
            <w:tcW w:w="5500" w:type="dxa"/>
            <w:vAlign w:val="center"/>
          </w:tcPr>
          <w:p w14:paraId="0AA5D09C" w14:textId="6B904774" w:rsidR="00BC65E3" w:rsidRPr="00290450" w:rsidRDefault="00BC65E3" w:rsidP="00BC65E3">
            <w:pPr>
              <w:pStyle w:val="NormalWeb"/>
              <w:rPr>
                <w:sz w:val="22"/>
                <w:szCs w:val="22"/>
              </w:rPr>
            </w:pPr>
            <w:r w:rsidRPr="00BC65E3">
              <w:rPr>
                <w:sz w:val="22"/>
                <w:szCs w:val="22"/>
              </w:rPr>
              <w:t>MEMD Parameters</w:t>
            </w:r>
          </w:p>
        </w:tc>
        <w:tc>
          <w:tcPr>
            <w:tcW w:w="5476" w:type="dxa"/>
            <w:vAlign w:val="center"/>
          </w:tcPr>
          <w:p w14:paraId="1640B1CA" w14:textId="191228C6" w:rsidR="00BC65E3" w:rsidRPr="00290450" w:rsidRDefault="00BC65E3" w:rsidP="00BC65E3">
            <w:pPr>
              <w:pStyle w:val="NormalWeb"/>
              <w:rPr>
                <w:sz w:val="22"/>
                <w:szCs w:val="22"/>
              </w:rPr>
            </w:pPr>
            <w:proofErr w:type="spellStart"/>
            <w:r w:rsidRPr="00BC65E3">
              <w:rPr>
                <w:sz w:val="22"/>
                <w:szCs w:val="22"/>
              </w:rPr>
              <w:t>ndir_min</w:t>
            </w:r>
            <w:proofErr w:type="spellEnd"/>
            <w:r w:rsidRPr="00BC65E3">
              <w:rPr>
                <w:sz w:val="22"/>
                <w:szCs w:val="22"/>
              </w:rPr>
              <w:t xml:space="preserve">=64, </w:t>
            </w:r>
            <w:proofErr w:type="spellStart"/>
            <w:r w:rsidRPr="00BC65E3">
              <w:rPr>
                <w:sz w:val="22"/>
                <w:szCs w:val="22"/>
              </w:rPr>
              <w:t>min_sifts</w:t>
            </w:r>
            <w:proofErr w:type="spellEnd"/>
            <w:r w:rsidRPr="00BC65E3">
              <w:rPr>
                <w:sz w:val="22"/>
                <w:szCs w:val="22"/>
              </w:rPr>
              <w:t xml:space="preserve">=3, </w:t>
            </w:r>
            <w:proofErr w:type="spellStart"/>
            <w:r w:rsidRPr="00BC65E3">
              <w:rPr>
                <w:sz w:val="22"/>
                <w:szCs w:val="22"/>
              </w:rPr>
              <w:t>max_imfs</w:t>
            </w:r>
            <w:proofErr w:type="spellEnd"/>
            <w:r w:rsidRPr="00BC65E3">
              <w:rPr>
                <w:sz w:val="22"/>
                <w:szCs w:val="22"/>
              </w:rPr>
              <w:t>=6</w:t>
            </w:r>
          </w:p>
        </w:tc>
      </w:tr>
      <w:tr w:rsidR="00BC65E3" w14:paraId="6E008C11" w14:textId="77777777" w:rsidTr="0011316F">
        <w:trPr>
          <w:trHeight w:val="284"/>
        </w:trPr>
        <w:tc>
          <w:tcPr>
            <w:tcW w:w="5500" w:type="dxa"/>
            <w:vAlign w:val="center"/>
          </w:tcPr>
          <w:p w14:paraId="3141253F" w14:textId="3674E3A3" w:rsidR="00BC65E3" w:rsidRPr="00290450" w:rsidRDefault="00BC65E3" w:rsidP="00BC65E3">
            <w:pPr>
              <w:pStyle w:val="NormalWeb"/>
              <w:rPr>
                <w:sz w:val="22"/>
                <w:szCs w:val="22"/>
              </w:rPr>
            </w:pPr>
            <w:r w:rsidRPr="00BC65E3">
              <w:rPr>
                <w:sz w:val="22"/>
                <w:szCs w:val="22"/>
              </w:rPr>
              <w:t>Sequence Length</w:t>
            </w:r>
          </w:p>
        </w:tc>
        <w:tc>
          <w:tcPr>
            <w:tcW w:w="5476" w:type="dxa"/>
            <w:vAlign w:val="center"/>
          </w:tcPr>
          <w:p w14:paraId="2B3EB8E1" w14:textId="3D4DC1F3" w:rsidR="00BC65E3" w:rsidRPr="00290450" w:rsidRDefault="00BC65E3" w:rsidP="00BC65E3">
            <w:pPr>
              <w:pStyle w:val="NormalWeb"/>
              <w:rPr>
                <w:sz w:val="22"/>
                <w:szCs w:val="22"/>
              </w:rPr>
            </w:pPr>
            <w:r w:rsidRPr="00BC65E3">
              <w:rPr>
                <w:sz w:val="22"/>
                <w:szCs w:val="22"/>
              </w:rPr>
              <w:t>30 trading days</w:t>
            </w:r>
          </w:p>
        </w:tc>
      </w:tr>
      <w:tr w:rsidR="00BC65E3" w14:paraId="5807F78A" w14:textId="77777777" w:rsidTr="0011316F">
        <w:trPr>
          <w:trHeight w:val="284"/>
        </w:trPr>
        <w:tc>
          <w:tcPr>
            <w:tcW w:w="5500" w:type="dxa"/>
            <w:vAlign w:val="center"/>
          </w:tcPr>
          <w:p w14:paraId="260A4E88" w14:textId="55EE9E2E" w:rsidR="00BC65E3" w:rsidRPr="00290450" w:rsidRDefault="00BC65E3" w:rsidP="00BC65E3">
            <w:pPr>
              <w:pStyle w:val="NormalWeb"/>
              <w:rPr>
                <w:sz w:val="22"/>
                <w:szCs w:val="22"/>
              </w:rPr>
            </w:pPr>
            <w:r w:rsidRPr="00BC65E3">
              <w:rPr>
                <w:sz w:val="22"/>
                <w:szCs w:val="22"/>
              </w:rPr>
              <w:t>Target Horizon</w:t>
            </w:r>
          </w:p>
        </w:tc>
        <w:tc>
          <w:tcPr>
            <w:tcW w:w="5476" w:type="dxa"/>
            <w:vAlign w:val="center"/>
          </w:tcPr>
          <w:p w14:paraId="74736F86" w14:textId="3E372C7E" w:rsidR="00BC65E3" w:rsidRPr="00290450" w:rsidRDefault="00BC65E3" w:rsidP="00BC65E3">
            <w:pPr>
              <w:pStyle w:val="NormalWeb"/>
              <w:rPr>
                <w:sz w:val="22"/>
                <w:szCs w:val="22"/>
              </w:rPr>
            </w:pPr>
            <w:r w:rsidRPr="00BC65E3">
              <w:rPr>
                <w:sz w:val="22"/>
                <w:szCs w:val="22"/>
              </w:rPr>
              <w:t>3 trading days ahead</w:t>
            </w:r>
          </w:p>
        </w:tc>
      </w:tr>
      <w:tr w:rsidR="00BC65E3" w14:paraId="4060A1E4" w14:textId="77777777" w:rsidTr="0011316F">
        <w:trPr>
          <w:trHeight w:val="284"/>
        </w:trPr>
        <w:tc>
          <w:tcPr>
            <w:tcW w:w="5500" w:type="dxa"/>
            <w:vAlign w:val="center"/>
          </w:tcPr>
          <w:p w14:paraId="44B04E96" w14:textId="147730FE" w:rsidR="00BC65E3" w:rsidRPr="00290450" w:rsidRDefault="00BC65E3" w:rsidP="00BC65E3">
            <w:pPr>
              <w:pStyle w:val="NormalWeb"/>
              <w:rPr>
                <w:sz w:val="22"/>
                <w:szCs w:val="22"/>
              </w:rPr>
            </w:pPr>
            <w:r w:rsidRPr="00BC65E3">
              <w:rPr>
                <w:sz w:val="22"/>
                <w:szCs w:val="22"/>
              </w:rPr>
              <w:t>Classification Threshold</w:t>
            </w:r>
          </w:p>
        </w:tc>
        <w:tc>
          <w:tcPr>
            <w:tcW w:w="5476" w:type="dxa"/>
            <w:vAlign w:val="center"/>
          </w:tcPr>
          <w:p w14:paraId="3AC3A816" w14:textId="3B9F4FD9" w:rsidR="00BC65E3" w:rsidRPr="00290450" w:rsidRDefault="00BC65E3" w:rsidP="00BC65E3">
            <w:pPr>
              <w:pStyle w:val="NormalWeb"/>
              <w:rPr>
                <w:sz w:val="22"/>
                <w:szCs w:val="22"/>
              </w:rPr>
            </w:pPr>
            <w:r w:rsidRPr="00BC65E3">
              <w:rPr>
                <w:sz w:val="22"/>
                <w:szCs w:val="22"/>
              </w:rPr>
              <w:t>±0.5% relative change</w:t>
            </w:r>
          </w:p>
        </w:tc>
      </w:tr>
      <w:tr w:rsidR="00BC65E3" w14:paraId="345A8631" w14:textId="77777777" w:rsidTr="0011316F">
        <w:trPr>
          <w:trHeight w:val="284"/>
        </w:trPr>
        <w:tc>
          <w:tcPr>
            <w:tcW w:w="5500" w:type="dxa"/>
            <w:vAlign w:val="center"/>
          </w:tcPr>
          <w:p w14:paraId="562F9140" w14:textId="146E0BA0" w:rsidR="00BC65E3" w:rsidRPr="00290450" w:rsidRDefault="00BC65E3" w:rsidP="00BC65E3">
            <w:pPr>
              <w:pStyle w:val="NormalWeb"/>
              <w:rPr>
                <w:sz w:val="22"/>
                <w:szCs w:val="22"/>
              </w:rPr>
            </w:pPr>
            <w:r w:rsidRPr="00BC65E3">
              <w:rPr>
                <w:sz w:val="22"/>
                <w:szCs w:val="22"/>
              </w:rPr>
              <w:t>Model Core</w:t>
            </w:r>
          </w:p>
        </w:tc>
        <w:tc>
          <w:tcPr>
            <w:tcW w:w="5476" w:type="dxa"/>
            <w:vAlign w:val="center"/>
          </w:tcPr>
          <w:p w14:paraId="79E433E4" w14:textId="5CC0BA63" w:rsidR="00BC65E3" w:rsidRPr="00290450" w:rsidRDefault="00BC65E3" w:rsidP="00BC65E3">
            <w:pPr>
              <w:pStyle w:val="NormalWeb"/>
              <w:rPr>
                <w:sz w:val="22"/>
                <w:szCs w:val="22"/>
              </w:rPr>
            </w:pPr>
            <w:r w:rsidRPr="00BC65E3">
              <w:rPr>
                <w:sz w:val="22"/>
                <w:szCs w:val="22"/>
              </w:rPr>
              <w:t>Two-layer LSTM (</w:t>
            </w:r>
            <w:proofErr w:type="spellStart"/>
            <w:r w:rsidRPr="00BC65E3">
              <w:rPr>
                <w:sz w:val="22"/>
                <w:szCs w:val="22"/>
              </w:rPr>
              <w:t>PyTorch</w:t>
            </w:r>
            <w:proofErr w:type="spellEnd"/>
            <w:r w:rsidRPr="00BC65E3">
              <w:rPr>
                <w:sz w:val="22"/>
                <w:szCs w:val="22"/>
              </w:rPr>
              <w:t>)</w:t>
            </w:r>
          </w:p>
        </w:tc>
      </w:tr>
      <w:tr w:rsidR="00BC65E3" w14:paraId="50B6ECCF" w14:textId="77777777" w:rsidTr="0011316F">
        <w:trPr>
          <w:trHeight w:val="284"/>
        </w:trPr>
        <w:tc>
          <w:tcPr>
            <w:tcW w:w="5500" w:type="dxa"/>
            <w:vAlign w:val="center"/>
          </w:tcPr>
          <w:p w14:paraId="0FDAD4EE" w14:textId="740BDFAB" w:rsidR="00BC65E3" w:rsidRPr="00290450" w:rsidRDefault="00BC65E3" w:rsidP="00BC65E3">
            <w:pPr>
              <w:pStyle w:val="NormalWeb"/>
              <w:rPr>
                <w:sz w:val="22"/>
                <w:szCs w:val="22"/>
              </w:rPr>
            </w:pPr>
            <w:r w:rsidRPr="00BC65E3">
              <w:rPr>
                <w:sz w:val="22"/>
                <w:szCs w:val="22"/>
              </w:rPr>
              <w:t>Hidden Units</w:t>
            </w:r>
          </w:p>
        </w:tc>
        <w:tc>
          <w:tcPr>
            <w:tcW w:w="5476" w:type="dxa"/>
            <w:vAlign w:val="center"/>
          </w:tcPr>
          <w:p w14:paraId="59275ABE" w14:textId="06908FEC" w:rsidR="00BC65E3" w:rsidRPr="00290450" w:rsidRDefault="00BC65E3" w:rsidP="00BC65E3">
            <w:pPr>
              <w:pStyle w:val="NormalWeb"/>
              <w:rPr>
                <w:sz w:val="22"/>
                <w:szCs w:val="22"/>
              </w:rPr>
            </w:pPr>
            <w:r w:rsidRPr="00BC65E3">
              <w:rPr>
                <w:sz w:val="22"/>
                <w:szCs w:val="22"/>
              </w:rPr>
              <w:t>64 (per LSTM layer, configurable)</w:t>
            </w:r>
          </w:p>
        </w:tc>
      </w:tr>
      <w:tr w:rsidR="00BC65E3" w14:paraId="5A2689DB" w14:textId="77777777" w:rsidTr="0011316F">
        <w:trPr>
          <w:trHeight w:val="284"/>
        </w:trPr>
        <w:tc>
          <w:tcPr>
            <w:tcW w:w="5500" w:type="dxa"/>
            <w:vAlign w:val="center"/>
          </w:tcPr>
          <w:p w14:paraId="14A791D3" w14:textId="2EA8EE5D" w:rsidR="00BC65E3" w:rsidRPr="00290450" w:rsidRDefault="00BC65E3" w:rsidP="00BC65E3">
            <w:pPr>
              <w:pStyle w:val="NormalWeb"/>
              <w:rPr>
                <w:sz w:val="22"/>
                <w:szCs w:val="22"/>
              </w:rPr>
            </w:pPr>
            <w:r w:rsidRPr="00BC65E3">
              <w:rPr>
                <w:sz w:val="22"/>
                <w:szCs w:val="22"/>
              </w:rPr>
              <w:t>Regularization</w:t>
            </w:r>
          </w:p>
        </w:tc>
        <w:tc>
          <w:tcPr>
            <w:tcW w:w="5476" w:type="dxa"/>
            <w:vAlign w:val="center"/>
          </w:tcPr>
          <w:p w14:paraId="7B921035" w14:textId="21CD1FB5" w:rsidR="00BC65E3" w:rsidRPr="00290450" w:rsidRDefault="00BC65E3" w:rsidP="00BC65E3">
            <w:pPr>
              <w:pStyle w:val="NormalWeb"/>
              <w:rPr>
                <w:sz w:val="22"/>
                <w:szCs w:val="22"/>
              </w:rPr>
            </w:pPr>
            <w:r w:rsidRPr="00BC65E3">
              <w:rPr>
                <w:sz w:val="22"/>
                <w:szCs w:val="22"/>
              </w:rPr>
              <w:t>Dropout between LSTM layers</w:t>
            </w:r>
          </w:p>
        </w:tc>
      </w:tr>
      <w:tr w:rsidR="00BC65E3" w14:paraId="52FFE5AF" w14:textId="77777777" w:rsidTr="0011316F">
        <w:trPr>
          <w:trHeight w:val="284"/>
        </w:trPr>
        <w:tc>
          <w:tcPr>
            <w:tcW w:w="5500" w:type="dxa"/>
            <w:vAlign w:val="center"/>
          </w:tcPr>
          <w:p w14:paraId="13836D7A" w14:textId="7F286C13" w:rsidR="00BC65E3" w:rsidRPr="00290450" w:rsidRDefault="00BC65E3" w:rsidP="00BC65E3">
            <w:pPr>
              <w:pStyle w:val="NormalWeb"/>
              <w:rPr>
                <w:sz w:val="22"/>
                <w:szCs w:val="22"/>
              </w:rPr>
            </w:pPr>
            <w:r w:rsidRPr="00BC65E3">
              <w:rPr>
                <w:sz w:val="22"/>
                <w:szCs w:val="22"/>
              </w:rPr>
              <w:t>Loss Function</w:t>
            </w:r>
          </w:p>
        </w:tc>
        <w:tc>
          <w:tcPr>
            <w:tcW w:w="5476" w:type="dxa"/>
            <w:vAlign w:val="center"/>
          </w:tcPr>
          <w:p w14:paraId="340BAFC5" w14:textId="4CC70359" w:rsidR="00BC65E3" w:rsidRPr="00290450" w:rsidRDefault="00BC65E3" w:rsidP="00BC65E3">
            <w:pPr>
              <w:pStyle w:val="NormalWeb"/>
              <w:rPr>
                <w:sz w:val="22"/>
                <w:szCs w:val="22"/>
              </w:rPr>
            </w:pPr>
            <w:r w:rsidRPr="00BC65E3">
              <w:rPr>
                <w:sz w:val="22"/>
                <w:szCs w:val="22"/>
              </w:rPr>
              <w:t>Cross-entropy</w:t>
            </w:r>
          </w:p>
        </w:tc>
      </w:tr>
      <w:tr w:rsidR="00BC65E3" w14:paraId="1D0487C6" w14:textId="77777777" w:rsidTr="0011316F">
        <w:trPr>
          <w:trHeight w:val="284"/>
        </w:trPr>
        <w:tc>
          <w:tcPr>
            <w:tcW w:w="5500" w:type="dxa"/>
            <w:vAlign w:val="center"/>
          </w:tcPr>
          <w:p w14:paraId="3E1B4C95" w14:textId="47AE05FC" w:rsidR="00BC65E3" w:rsidRPr="00290450" w:rsidRDefault="00BC65E3" w:rsidP="00BC65E3">
            <w:pPr>
              <w:pStyle w:val="NormalWeb"/>
              <w:rPr>
                <w:sz w:val="22"/>
                <w:szCs w:val="22"/>
              </w:rPr>
            </w:pPr>
            <w:r w:rsidRPr="00BC65E3">
              <w:rPr>
                <w:sz w:val="22"/>
                <w:szCs w:val="22"/>
              </w:rPr>
              <w:t>Optimizer</w:t>
            </w:r>
          </w:p>
        </w:tc>
        <w:tc>
          <w:tcPr>
            <w:tcW w:w="5476" w:type="dxa"/>
            <w:vAlign w:val="center"/>
          </w:tcPr>
          <w:p w14:paraId="3855BA15" w14:textId="7A287D12" w:rsidR="00BC65E3" w:rsidRPr="00290450" w:rsidRDefault="00BC65E3" w:rsidP="00BC65E3">
            <w:pPr>
              <w:pStyle w:val="NormalWeb"/>
              <w:rPr>
                <w:sz w:val="22"/>
                <w:szCs w:val="22"/>
              </w:rPr>
            </w:pPr>
            <w:r w:rsidRPr="00BC65E3">
              <w:rPr>
                <w:sz w:val="22"/>
                <w:szCs w:val="22"/>
              </w:rPr>
              <w:t>Adam</w:t>
            </w:r>
          </w:p>
        </w:tc>
      </w:tr>
      <w:tr w:rsidR="00BC65E3" w14:paraId="00F620B9" w14:textId="77777777" w:rsidTr="0011316F">
        <w:trPr>
          <w:trHeight w:val="284"/>
        </w:trPr>
        <w:tc>
          <w:tcPr>
            <w:tcW w:w="5500" w:type="dxa"/>
            <w:vAlign w:val="center"/>
          </w:tcPr>
          <w:p w14:paraId="51D98275" w14:textId="51D8622C" w:rsidR="00BC65E3" w:rsidRPr="00290450" w:rsidRDefault="00BC65E3" w:rsidP="00BC65E3">
            <w:pPr>
              <w:pStyle w:val="NormalWeb"/>
              <w:rPr>
                <w:sz w:val="22"/>
                <w:szCs w:val="22"/>
              </w:rPr>
            </w:pPr>
            <w:r w:rsidRPr="00BC65E3">
              <w:rPr>
                <w:sz w:val="22"/>
                <w:szCs w:val="22"/>
              </w:rPr>
              <w:t>Hyperparameter Tuning</w:t>
            </w:r>
          </w:p>
        </w:tc>
        <w:tc>
          <w:tcPr>
            <w:tcW w:w="5476" w:type="dxa"/>
            <w:vAlign w:val="center"/>
          </w:tcPr>
          <w:p w14:paraId="206E9FF1" w14:textId="753B2359" w:rsidR="00BC65E3" w:rsidRPr="00290450" w:rsidRDefault="00BC65E3" w:rsidP="00BC65E3">
            <w:pPr>
              <w:pStyle w:val="NormalWeb"/>
              <w:rPr>
                <w:sz w:val="22"/>
                <w:szCs w:val="22"/>
              </w:rPr>
            </w:pPr>
            <w:r w:rsidRPr="00BC65E3">
              <w:rPr>
                <w:sz w:val="22"/>
                <w:szCs w:val="22"/>
              </w:rPr>
              <w:t xml:space="preserve">Aquila Optimizer (AO) via </w:t>
            </w:r>
            <w:proofErr w:type="spellStart"/>
            <w:r w:rsidRPr="00BC65E3">
              <w:rPr>
                <w:sz w:val="22"/>
                <w:szCs w:val="22"/>
              </w:rPr>
              <w:t>HyperParamFacade</w:t>
            </w:r>
            <w:proofErr w:type="spellEnd"/>
          </w:p>
        </w:tc>
      </w:tr>
      <w:tr w:rsidR="00BC65E3" w14:paraId="24FBA078" w14:textId="77777777" w:rsidTr="0011316F">
        <w:trPr>
          <w:trHeight w:val="284"/>
        </w:trPr>
        <w:tc>
          <w:tcPr>
            <w:tcW w:w="5500" w:type="dxa"/>
            <w:vAlign w:val="center"/>
          </w:tcPr>
          <w:p w14:paraId="7D52130C" w14:textId="2CB67E36" w:rsidR="00BC65E3" w:rsidRPr="00290450" w:rsidRDefault="00BC65E3" w:rsidP="00BC65E3">
            <w:pPr>
              <w:pStyle w:val="NormalWeb"/>
              <w:rPr>
                <w:sz w:val="22"/>
                <w:szCs w:val="22"/>
              </w:rPr>
            </w:pPr>
            <w:r w:rsidRPr="00BC65E3">
              <w:rPr>
                <w:sz w:val="22"/>
                <w:szCs w:val="22"/>
              </w:rPr>
              <w:t>Training/Validation/Test</w:t>
            </w:r>
          </w:p>
        </w:tc>
        <w:tc>
          <w:tcPr>
            <w:tcW w:w="5476" w:type="dxa"/>
            <w:vAlign w:val="center"/>
          </w:tcPr>
          <w:p w14:paraId="50B1BC41" w14:textId="7014AE76" w:rsidR="00BC65E3" w:rsidRPr="00290450" w:rsidRDefault="00BC65E3" w:rsidP="00BC65E3">
            <w:pPr>
              <w:pStyle w:val="NormalWeb"/>
              <w:rPr>
                <w:sz w:val="22"/>
                <w:szCs w:val="22"/>
              </w:rPr>
            </w:pPr>
            <w:r w:rsidRPr="00BC65E3">
              <w:rPr>
                <w:sz w:val="22"/>
                <w:szCs w:val="22"/>
              </w:rPr>
              <w:t>70% / 15% / 15%</w:t>
            </w:r>
          </w:p>
        </w:tc>
      </w:tr>
      <w:tr w:rsidR="00BC65E3" w14:paraId="03679FEA" w14:textId="77777777" w:rsidTr="0011316F">
        <w:trPr>
          <w:trHeight w:val="284"/>
        </w:trPr>
        <w:tc>
          <w:tcPr>
            <w:tcW w:w="5500" w:type="dxa"/>
            <w:vAlign w:val="center"/>
          </w:tcPr>
          <w:p w14:paraId="6447DE34" w14:textId="19D355DC" w:rsidR="00BC65E3" w:rsidRPr="00290450" w:rsidRDefault="00BC65E3" w:rsidP="00BC65E3">
            <w:pPr>
              <w:pStyle w:val="NormalWeb"/>
              <w:rPr>
                <w:sz w:val="22"/>
                <w:szCs w:val="22"/>
              </w:rPr>
            </w:pPr>
            <w:r w:rsidRPr="00BC65E3">
              <w:rPr>
                <w:sz w:val="22"/>
                <w:szCs w:val="22"/>
              </w:rPr>
              <w:t>Early Stopping</w:t>
            </w:r>
          </w:p>
        </w:tc>
        <w:tc>
          <w:tcPr>
            <w:tcW w:w="5476" w:type="dxa"/>
            <w:vAlign w:val="center"/>
          </w:tcPr>
          <w:p w14:paraId="34245D17" w14:textId="5B91A08D" w:rsidR="00BC65E3" w:rsidRPr="00290450" w:rsidRDefault="00BC65E3" w:rsidP="00BC65E3">
            <w:pPr>
              <w:pStyle w:val="NormalWeb"/>
              <w:rPr>
                <w:sz w:val="22"/>
                <w:szCs w:val="22"/>
              </w:rPr>
            </w:pPr>
            <w:r w:rsidRPr="00BC65E3">
              <w:rPr>
                <w:sz w:val="22"/>
                <w:szCs w:val="22"/>
              </w:rPr>
              <w:t xml:space="preserve">Patience with </w:t>
            </w:r>
            <w:proofErr w:type="spellStart"/>
            <w:r w:rsidRPr="00BC65E3">
              <w:rPr>
                <w:sz w:val="22"/>
                <w:szCs w:val="22"/>
              </w:rPr>
              <w:t>min_delta</w:t>
            </w:r>
            <w:proofErr w:type="spellEnd"/>
            <w:r w:rsidRPr="00BC65E3">
              <w:rPr>
                <w:sz w:val="22"/>
                <w:szCs w:val="22"/>
              </w:rPr>
              <w:t>=1e-3</w:t>
            </w:r>
          </w:p>
        </w:tc>
      </w:tr>
      <w:tr w:rsidR="00BC65E3" w14:paraId="62192A59" w14:textId="77777777" w:rsidTr="0011316F">
        <w:trPr>
          <w:trHeight w:val="284"/>
        </w:trPr>
        <w:tc>
          <w:tcPr>
            <w:tcW w:w="5500" w:type="dxa"/>
            <w:vAlign w:val="center"/>
          </w:tcPr>
          <w:p w14:paraId="396E8AEE" w14:textId="4DDA5B8C" w:rsidR="00BC65E3" w:rsidRPr="00290450" w:rsidRDefault="00BC65E3" w:rsidP="00BC65E3">
            <w:pPr>
              <w:pStyle w:val="NormalWeb"/>
              <w:rPr>
                <w:sz w:val="22"/>
                <w:szCs w:val="22"/>
              </w:rPr>
            </w:pPr>
            <w:r w:rsidRPr="00BC65E3">
              <w:rPr>
                <w:sz w:val="22"/>
                <w:szCs w:val="22"/>
              </w:rPr>
              <w:t>Hardware Utilization</w:t>
            </w:r>
          </w:p>
        </w:tc>
        <w:tc>
          <w:tcPr>
            <w:tcW w:w="5476" w:type="dxa"/>
            <w:vAlign w:val="center"/>
          </w:tcPr>
          <w:p w14:paraId="60D4ABC5" w14:textId="4CF6F023" w:rsidR="00BC65E3" w:rsidRPr="00290450" w:rsidRDefault="00BC65E3" w:rsidP="00BC65E3">
            <w:pPr>
              <w:pStyle w:val="NormalWeb"/>
              <w:rPr>
                <w:sz w:val="22"/>
                <w:szCs w:val="22"/>
              </w:rPr>
            </w:pPr>
            <w:r w:rsidRPr="00BC65E3">
              <w:rPr>
                <w:sz w:val="22"/>
                <w:szCs w:val="22"/>
              </w:rPr>
              <w:t>CPU / GPU / Apple MPS (auto-selected)</w:t>
            </w:r>
          </w:p>
        </w:tc>
      </w:tr>
    </w:tbl>
    <w:p w14:paraId="759085C5" w14:textId="77777777" w:rsidR="0011316F" w:rsidRPr="0011316F" w:rsidRDefault="0011316F" w:rsidP="00EA2208">
      <w:pPr>
        <w:pStyle w:val="NormalWeb"/>
        <w:spacing w:before="120" w:beforeAutospacing="0" w:after="120" w:afterAutospacing="0"/>
        <w:jc w:val="both"/>
        <w:rPr>
          <w:sz w:val="22"/>
          <w:szCs w:val="22"/>
          <w:lang w:val="en-US"/>
        </w:rPr>
      </w:pPr>
      <w:r w:rsidRPr="0011316F">
        <w:rPr>
          <w:sz w:val="22"/>
          <w:szCs w:val="22"/>
        </w:rPr>
        <w:t>Alongside the LSTM pipeline, the system also supports a Transformer-based architecture as an experimental alternative. This model is integrated into the same facade-based pipeline, allowing it to use the identical preprocessing, decomposition, sequencing, and target creation procedures. By maintaining compatibility with the established abstractions, the Transformer can be benchmarked directly against the LSTM under identical conditions.</w:t>
      </w:r>
    </w:p>
    <w:p w14:paraId="4468D977" w14:textId="77777777" w:rsidR="0011316F" w:rsidRPr="0011316F" w:rsidRDefault="0011316F" w:rsidP="00553582">
      <w:pPr>
        <w:pStyle w:val="NormalWeb"/>
        <w:spacing w:before="0" w:beforeAutospacing="0" w:after="120" w:afterAutospacing="0"/>
        <w:jc w:val="both"/>
        <w:rPr>
          <w:sz w:val="22"/>
          <w:szCs w:val="22"/>
        </w:rPr>
      </w:pPr>
      <w:r w:rsidRPr="0011316F">
        <w:rPr>
          <w:sz w:val="22"/>
          <w:szCs w:val="22"/>
        </w:rPr>
        <w:t xml:space="preserve">Each Transformer is trained on a </w:t>
      </w:r>
      <w:r w:rsidRPr="00A75974">
        <w:rPr>
          <w:rStyle w:val="Strong"/>
          <w:b w:val="0"/>
          <w:bCs w:val="0"/>
          <w:sz w:val="22"/>
          <w:szCs w:val="22"/>
        </w:rPr>
        <w:t>per-ticker basis</w:t>
      </w:r>
      <w:r w:rsidRPr="0011316F">
        <w:rPr>
          <w:sz w:val="22"/>
          <w:szCs w:val="22"/>
        </w:rPr>
        <w:t xml:space="preserve">, mirroring the LSTM setup. This design choice reflects the limited number of input features (OHLCV and MEMD components), which do not necessitate the high-capacity multi-ticker frameworks such as </w:t>
      </w:r>
      <w:proofErr w:type="gramStart"/>
      <w:r w:rsidRPr="0011316F">
        <w:rPr>
          <w:sz w:val="22"/>
          <w:szCs w:val="22"/>
        </w:rPr>
        <w:t>Multi-iTR</w:t>
      </w:r>
      <w:proofErr w:type="gramEnd"/>
      <w:r w:rsidRPr="0011316F">
        <w:rPr>
          <w:sz w:val="22"/>
          <w:szCs w:val="22"/>
        </w:rPr>
        <w:t>. Instead, a simplified Transformer is employed, optimized for training efficiency across hundreds of individual stock models.</w:t>
      </w:r>
    </w:p>
    <w:p w14:paraId="056B90A9" w14:textId="770414D0" w:rsidR="0011316F" w:rsidRPr="0011316F" w:rsidRDefault="0011316F" w:rsidP="00553582">
      <w:pPr>
        <w:pStyle w:val="NormalWeb"/>
        <w:spacing w:before="0" w:beforeAutospacing="0" w:after="120" w:afterAutospacing="0"/>
        <w:jc w:val="both"/>
        <w:rPr>
          <w:sz w:val="22"/>
          <w:szCs w:val="22"/>
        </w:rPr>
      </w:pPr>
      <w:r w:rsidRPr="0011316F">
        <w:rPr>
          <w:sz w:val="22"/>
          <w:szCs w:val="22"/>
        </w:rPr>
        <w:t>The input consists of 30-day rolling windows of decomposed OHLCV features. Each sequence is projected into an embedding space of configurable dimensionality (default 64), with sinusoidal positional encodings added to preserve temporal ordering. The encoder is composed of stacked self-attention layers, each including multi-head attention and feed-forward blocks with residual connections and normalization. Dropout regulari</w:t>
      </w:r>
      <w:r w:rsidR="00A44EE6">
        <w:rPr>
          <w:sz w:val="22"/>
          <w:szCs w:val="22"/>
        </w:rPr>
        <w:t>s</w:t>
      </w:r>
      <w:r w:rsidRPr="0011316F">
        <w:rPr>
          <w:sz w:val="22"/>
          <w:szCs w:val="22"/>
        </w:rPr>
        <w:t xml:space="preserve">ation is </w:t>
      </w:r>
      <w:r w:rsidR="00EA2208">
        <w:rPr>
          <w:sz w:val="22"/>
          <w:szCs w:val="22"/>
        </w:rPr>
        <w:t>also</w:t>
      </w:r>
      <w:r w:rsidRPr="0011316F">
        <w:rPr>
          <w:sz w:val="22"/>
          <w:szCs w:val="22"/>
        </w:rPr>
        <w:t xml:space="preserve"> applied mitigate overfitting.</w:t>
      </w:r>
    </w:p>
    <w:p w14:paraId="0A99627D" w14:textId="6AFAC8A2" w:rsidR="0011316F" w:rsidRPr="0011316F" w:rsidRDefault="0011316F" w:rsidP="00553582">
      <w:pPr>
        <w:pStyle w:val="NormalWeb"/>
        <w:spacing w:before="0" w:beforeAutospacing="0" w:after="120" w:afterAutospacing="0"/>
        <w:jc w:val="both"/>
        <w:rPr>
          <w:sz w:val="22"/>
          <w:szCs w:val="22"/>
        </w:rPr>
      </w:pPr>
      <w:r w:rsidRPr="0011316F">
        <w:rPr>
          <w:sz w:val="22"/>
          <w:szCs w:val="22"/>
        </w:rPr>
        <w:t>The model outputs probability distributions over the three target classes</w:t>
      </w:r>
      <w:r w:rsidR="0092736B">
        <w:rPr>
          <w:sz w:val="22"/>
          <w:szCs w:val="22"/>
        </w:rPr>
        <w:t>,</w:t>
      </w:r>
      <w:r w:rsidR="00BB0671">
        <w:rPr>
          <w:sz w:val="22"/>
          <w:szCs w:val="22"/>
        </w:rPr>
        <w:t xml:space="preserve"> </w:t>
      </w:r>
      <w:r w:rsidRPr="0011316F">
        <w:rPr>
          <w:sz w:val="22"/>
          <w:szCs w:val="22"/>
        </w:rPr>
        <w:t>bearish, neutral, and bullish</w:t>
      </w:r>
      <w:r w:rsidR="0092736B">
        <w:rPr>
          <w:sz w:val="22"/>
          <w:szCs w:val="22"/>
        </w:rPr>
        <w:t>,</w:t>
      </w:r>
      <w:r w:rsidR="00BB0671">
        <w:rPr>
          <w:sz w:val="22"/>
          <w:szCs w:val="22"/>
        </w:rPr>
        <w:t xml:space="preserve"> </w:t>
      </w:r>
      <w:r w:rsidRPr="0011316F">
        <w:rPr>
          <w:sz w:val="22"/>
          <w:szCs w:val="22"/>
        </w:rPr>
        <w:t xml:space="preserve">consistent with the </w:t>
      </w:r>
      <w:proofErr w:type="spellStart"/>
      <w:r w:rsidRPr="0011316F">
        <w:rPr>
          <w:sz w:val="22"/>
          <w:szCs w:val="22"/>
        </w:rPr>
        <w:t>labeling</w:t>
      </w:r>
      <w:proofErr w:type="spellEnd"/>
      <w:r w:rsidRPr="0011316F">
        <w:rPr>
          <w:sz w:val="22"/>
          <w:szCs w:val="22"/>
        </w:rPr>
        <w:t xml:space="preserve"> strategy used in the LSTM pipeline. Training uses cross-entropy loss with a 70/15/15 split for train, validation, and test data. Adam is the default optimi</w:t>
      </w:r>
      <w:r w:rsidR="000821D9">
        <w:rPr>
          <w:sz w:val="22"/>
          <w:szCs w:val="22"/>
        </w:rPr>
        <w:t>s</w:t>
      </w:r>
      <w:r w:rsidRPr="0011316F">
        <w:rPr>
          <w:sz w:val="22"/>
          <w:szCs w:val="22"/>
        </w:rPr>
        <w:t>er, though hyperparameters such as the number of attention heads, hidden size, and encoder depth can be tuned via the Hyperparameter Tuning Facade.</w:t>
      </w:r>
    </w:p>
    <w:p w14:paraId="082A7CE0" w14:textId="6BC3CFBB" w:rsidR="00A75974" w:rsidRPr="003914D2" w:rsidRDefault="0011316F" w:rsidP="00553582">
      <w:pPr>
        <w:pStyle w:val="NormalWeb"/>
        <w:spacing w:before="0" w:beforeAutospacing="0" w:after="120" w:afterAutospacing="0"/>
        <w:jc w:val="both"/>
        <w:rPr>
          <w:sz w:val="22"/>
          <w:szCs w:val="22"/>
        </w:rPr>
      </w:pPr>
      <w:r w:rsidRPr="0011316F">
        <w:rPr>
          <w:sz w:val="22"/>
          <w:szCs w:val="22"/>
        </w:rPr>
        <w:t>Compared to the LSTM, the Transformer demonstrates greater capacity for capturing long-range dependencies, but at the cost of higher memory and compute requirements. The simplified configuration</w:t>
      </w:r>
      <w:r w:rsidR="00553582">
        <w:rPr>
          <w:sz w:val="22"/>
          <w:szCs w:val="22"/>
        </w:rPr>
        <w:t>,</w:t>
      </w:r>
      <w:r w:rsidR="00BB0671">
        <w:rPr>
          <w:sz w:val="22"/>
          <w:szCs w:val="22"/>
        </w:rPr>
        <w:t xml:space="preserve"> </w:t>
      </w:r>
      <w:r w:rsidRPr="0011316F">
        <w:rPr>
          <w:sz w:val="22"/>
          <w:szCs w:val="22"/>
        </w:rPr>
        <w:t>using fewer layers and moderate embedding sizes</w:t>
      </w:r>
      <w:r w:rsidR="00553582">
        <w:rPr>
          <w:sz w:val="22"/>
          <w:szCs w:val="22"/>
        </w:rPr>
        <w:t>,</w:t>
      </w:r>
      <w:r w:rsidR="00BB0671">
        <w:rPr>
          <w:sz w:val="22"/>
          <w:szCs w:val="22"/>
        </w:rPr>
        <w:t xml:space="preserve"> </w:t>
      </w:r>
      <w:r w:rsidRPr="0011316F">
        <w:rPr>
          <w:sz w:val="22"/>
          <w:szCs w:val="22"/>
        </w:rPr>
        <w:t>was adopted to balance predictive performance with the need to manage potentially 500 per-ticker models.</w:t>
      </w:r>
    </w:p>
    <w:p w14:paraId="7D4DB4A7" w14:textId="278A73A1" w:rsidR="00A75974" w:rsidRDefault="00A75974" w:rsidP="00A75974">
      <w:pPr>
        <w:pStyle w:val="Caption"/>
        <w:keepNext/>
        <w:jc w:val="center"/>
      </w:pPr>
      <w:bookmarkStart w:id="29" w:name="_Toc209558487"/>
      <w:bookmarkStart w:id="30" w:name="_Toc209561187"/>
      <w:bookmarkStart w:id="31" w:name="_Toc209562180"/>
      <w:r>
        <w:t xml:space="preserve">Table </w:t>
      </w:r>
      <w:r>
        <w:fldChar w:fldCharType="begin"/>
      </w:r>
      <w:r>
        <w:instrText xml:space="preserve"> SEQ Table \* ARABIC </w:instrText>
      </w:r>
      <w:r>
        <w:fldChar w:fldCharType="separate"/>
      </w:r>
      <w:r>
        <w:rPr>
          <w:noProof/>
        </w:rPr>
        <w:t>4</w:t>
      </w:r>
      <w:r>
        <w:fldChar w:fldCharType="end"/>
      </w:r>
      <w:r w:rsidR="005D003B">
        <w:t>.</w:t>
      </w:r>
      <w:r>
        <w:t xml:space="preserve"> </w:t>
      </w:r>
      <w:r w:rsidR="00035369">
        <w:t xml:space="preserve">Final </w:t>
      </w:r>
      <w:r>
        <w:t>Transformer configuration</w:t>
      </w:r>
      <w:bookmarkEnd w:id="29"/>
      <w:r w:rsidR="00035369">
        <w:t xml:space="preserve"> (Derived from A.O)</w:t>
      </w:r>
      <w:bookmarkEnd w:id="30"/>
      <w:bookmarkEnd w:id="31"/>
    </w:p>
    <w:tbl>
      <w:tblPr>
        <w:tblStyle w:val="TableGrid"/>
        <w:tblW w:w="10976" w:type="dxa"/>
        <w:tblLook w:val="04A0" w:firstRow="1" w:lastRow="0" w:firstColumn="1" w:lastColumn="0" w:noHBand="0" w:noVBand="1"/>
      </w:tblPr>
      <w:tblGrid>
        <w:gridCol w:w="5500"/>
        <w:gridCol w:w="5476"/>
      </w:tblGrid>
      <w:tr w:rsidR="009D5EA9" w14:paraId="2D83F401" w14:textId="77777777" w:rsidTr="00FF3978">
        <w:trPr>
          <w:trHeight w:val="432"/>
        </w:trPr>
        <w:tc>
          <w:tcPr>
            <w:tcW w:w="5500" w:type="dxa"/>
            <w:vAlign w:val="center"/>
          </w:tcPr>
          <w:p w14:paraId="45FE9565" w14:textId="77777777" w:rsidR="009D5EA9" w:rsidRPr="00A45D42" w:rsidRDefault="009D5EA9" w:rsidP="00FF3978">
            <w:pPr>
              <w:pStyle w:val="NormalWeb"/>
              <w:spacing w:before="0" w:beforeAutospacing="0" w:after="0" w:afterAutospacing="0"/>
              <w:jc w:val="center"/>
              <w:rPr>
                <w:color w:val="000000" w:themeColor="text1"/>
                <w:sz w:val="22"/>
                <w:szCs w:val="22"/>
              </w:rPr>
            </w:pPr>
            <w:r w:rsidRPr="00A45D42">
              <w:rPr>
                <w:b/>
                <w:color w:val="000000" w:themeColor="text1"/>
                <w:sz w:val="22"/>
                <w:szCs w:val="22"/>
              </w:rPr>
              <w:t>Component</w:t>
            </w:r>
          </w:p>
        </w:tc>
        <w:tc>
          <w:tcPr>
            <w:tcW w:w="5476" w:type="dxa"/>
            <w:vAlign w:val="center"/>
          </w:tcPr>
          <w:p w14:paraId="52B60FAB" w14:textId="77777777" w:rsidR="009D5EA9" w:rsidRPr="00A45D42" w:rsidRDefault="009D5EA9" w:rsidP="00FF3978">
            <w:pPr>
              <w:pStyle w:val="NormalWeb"/>
              <w:spacing w:before="0" w:beforeAutospacing="0" w:after="0" w:afterAutospacing="0"/>
              <w:jc w:val="center"/>
              <w:rPr>
                <w:color w:val="000000" w:themeColor="text1"/>
                <w:sz w:val="22"/>
                <w:szCs w:val="22"/>
              </w:rPr>
            </w:pPr>
            <w:r w:rsidRPr="00A45D42">
              <w:rPr>
                <w:b/>
                <w:color w:val="000000" w:themeColor="text1"/>
                <w:sz w:val="22"/>
                <w:szCs w:val="22"/>
              </w:rPr>
              <w:t>Configuration Value</w:t>
            </w:r>
          </w:p>
        </w:tc>
      </w:tr>
      <w:tr w:rsidR="009D5EA9" w14:paraId="57A87F77" w14:textId="77777777">
        <w:trPr>
          <w:trHeight w:val="284"/>
        </w:trPr>
        <w:tc>
          <w:tcPr>
            <w:tcW w:w="5500" w:type="dxa"/>
            <w:vAlign w:val="center"/>
          </w:tcPr>
          <w:p w14:paraId="3A349EE2" w14:textId="28E9DD47" w:rsidR="009D5EA9" w:rsidRPr="00290450" w:rsidRDefault="009D5EA9" w:rsidP="009D5EA9">
            <w:pPr>
              <w:pStyle w:val="NormalWeb"/>
              <w:rPr>
                <w:sz w:val="22"/>
                <w:szCs w:val="22"/>
              </w:rPr>
            </w:pPr>
            <w:r w:rsidRPr="0027716A">
              <w:rPr>
                <w:sz w:val="22"/>
                <w:szCs w:val="22"/>
                <w:lang w:val="en-US"/>
              </w:rPr>
              <w:t>Input Features</w:t>
            </w:r>
          </w:p>
        </w:tc>
        <w:tc>
          <w:tcPr>
            <w:tcW w:w="5476" w:type="dxa"/>
            <w:vAlign w:val="center"/>
          </w:tcPr>
          <w:p w14:paraId="0FC019BF" w14:textId="0CBD8C23" w:rsidR="009D5EA9" w:rsidRPr="009D5EA9" w:rsidRDefault="009D5EA9" w:rsidP="009D5EA9">
            <w:pPr>
              <w:pStyle w:val="NormalWeb"/>
              <w:rPr>
                <w:sz w:val="22"/>
                <w:szCs w:val="22"/>
                <w:lang w:val="vi-VN"/>
              </w:rPr>
            </w:pPr>
            <w:r w:rsidRPr="0027716A">
              <w:rPr>
                <w:sz w:val="22"/>
                <w:szCs w:val="22"/>
                <w:lang w:val="en-US"/>
              </w:rPr>
              <w:t xml:space="preserve">OHLCV </w:t>
            </w:r>
            <w:r>
              <w:rPr>
                <w:sz w:val="22"/>
                <w:szCs w:val="22"/>
                <w:lang w:val="vi-VN"/>
              </w:rPr>
              <w:t>+ Sentiment score</w:t>
            </w:r>
          </w:p>
        </w:tc>
      </w:tr>
      <w:tr w:rsidR="009D5EA9" w14:paraId="23A99ACA" w14:textId="77777777">
        <w:trPr>
          <w:trHeight w:val="284"/>
        </w:trPr>
        <w:tc>
          <w:tcPr>
            <w:tcW w:w="5500" w:type="dxa"/>
            <w:vAlign w:val="center"/>
          </w:tcPr>
          <w:p w14:paraId="762ED237" w14:textId="7379D534" w:rsidR="009D5EA9" w:rsidRPr="00290450" w:rsidRDefault="009D5EA9" w:rsidP="009D5EA9">
            <w:pPr>
              <w:pStyle w:val="NormalWeb"/>
              <w:rPr>
                <w:sz w:val="22"/>
                <w:szCs w:val="22"/>
              </w:rPr>
            </w:pPr>
            <w:r w:rsidRPr="0027716A">
              <w:rPr>
                <w:sz w:val="22"/>
                <w:szCs w:val="22"/>
                <w:lang w:val="en-US"/>
              </w:rPr>
              <w:t>Sequence Length</w:t>
            </w:r>
          </w:p>
        </w:tc>
        <w:tc>
          <w:tcPr>
            <w:tcW w:w="5476" w:type="dxa"/>
            <w:vAlign w:val="center"/>
          </w:tcPr>
          <w:p w14:paraId="7D438DF3" w14:textId="0E6D34B2" w:rsidR="009D5EA9" w:rsidRPr="00290450" w:rsidRDefault="009D5EA9" w:rsidP="009D5EA9">
            <w:pPr>
              <w:pStyle w:val="NormalWeb"/>
              <w:rPr>
                <w:sz w:val="22"/>
                <w:szCs w:val="22"/>
              </w:rPr>
            </w:pPr>
            <w:r w:rsidRPr="0027716A">
              <w:rPr>
                <w:sz w:val="22"/>
                <w:szCs w:val="22"/>
                <w:lang w:val="en-US"/>
              </w:rPr>
              <w:t>30 trading days</w:t>
            </w:r>
          </w:p>
        </w:tc>
      </w:tr>
      <w:tr w:rsidR="009D5EA9" w14:paraId="02489760" w14:textId="77777777">
        <w:trPr>
          <w:trHeight w:val="284"/>
        </w:trPr>
        <w:tc>
          <w:tcPr>
            <w:tcW w:w="5500" w:type="dxa"/>
            <w:vAlign w:val="center"/>
          </w:tcPr>
          <w:p w14:paraId="3CA4066F" w14:textId="0FADCBA9" w:rsidR="009D5EA9" w:rsidRPr="00290450" w:rsidRDefault="009D5EA9" w:rsidP="009D5EA9">
            <w:pPr>
              <w:pStyle w:val="NormalWeb"/>
              <w:rPr>
                <w:sz w:val="22"/>
                <w:szCs w:val="22"/>
              </w:rPr>
            </w:pPr>
            <w:r w:rsidRPr="0027716A">
              <w:rPr>
                <w:sz w:val="22"/>
                <w:szCs w:val="22"/>
                <w:lang w:val="en-US"/>
              </w:rPr>
              <w:t>Embedding Dimension</w:t>
            </w:r>
          </w:p>
        </w:tc>
        <w:tc>
          <w:tcPr>
            <w:tcW w:w="5476" w:type="dxa"/>
            <w:vAlign w:val="center"/>
          </w:tcPr>
          <w:p w14:paraId="7B979C00" w14:textId="2EB77EE3" w:rsidR="009D5EA9" w:rsidRPr="00290450" w:rsidRDefault="009D5EA9" w:rsidP="009D5EA9">
            <w:pPr>
              <w:pStyle w:val="NormalWeb"/>
              <w:rPr>
                <w:sz w:val="22"/>
                <w:szCs w:val="22"/>
              </w:rPr>
            </w:pPr>
            <w:r w:rsidRPr="0027716A">
              <w:rPr>
                <w:sz w:val="22"/>
                <w:szCs w:val="22"/>
                <w:lang w:val="en-US"/>
              </w:rPr>
              <w:t>64 (configurable)</w:t>
            </w:r>
          </w:p>
        </w:tc>
      </w:tr>
      <w:tr w:rsidR="009D5EA9" w14:paraId="6064A124" w14:textId="77777777">
        <w:trPr>
          <w:trHeight w:val="284"/>
        </w:trPr>
        <w:tc>
          <w:tcPr>
            <w:tcW w:w="5500" w:type="dxa"/>
            <w:vAlign w:val="center"/>
          </w:tcPr>
          <w:p w14:paraId="35E3FC97" w14:textId="1400A5FE" w:rsidR="009D5EA9" w:rsidRPr="00290450" w:rsidRDefault="009D5EA9" w:rsidP="009D5EA9">
            <w:pPr>
              <w:pStyle w:val="NormalWeb"/>
              <w:rPr>
                <w:sz w:val="22"/>
                <w:szCs w:val="22"/>
              </w:rPr>
            </w:pPr>
            <w:r w:rsidRPr="0027716A">
              <w:rPr>
                <w:sz w:val="22"/>
                <w:szCs w:val="22"/>
                <w:lang w:val="en-US"/>
              </w:rPr>
              <w:t>Positional Encoding</w:t>
            </w:r>
          </w:p>
        </w:tc>
        <w:tc>
          <w:tcPr>
            <w:tcW w:w="5476" w:type="dxa"/>
            <w:vAlign w:val="center"/>
          </w:tcPr>
          <w:p w14:paraId="065E07F9" w14:textId="4DF625E6" w:rsidR="009D5EA9" w:rsidRPr="00290450" w:rsidRDefault="009D5EA9" w:rsidP="009D5EA9">
            <w:pPr>
              <w:pStyle w:val="NormalWeb"/>
              <w:rPr>
                <w:sz w:val="22"/>
                <w:szCs w:val="22"/>
              </w:rPr>
            </w:pPr>
            <w:r w:rsidRPr="0027716A">
              <w:rPr>
                <w:sz w:val="22"/>
                <w:szCs w:val="22"/>
                <w:lang w:val="en-US"/>
              </w:rPr>
              <w:t>Sine–cosine</w:t>
            </w:r>
          </w:p>
        </w:tc>
      </w:tr>
      <w:tr w:rsidR="009D5EA9" w14:paraId="6C3BDF8A" w14:textId="77777777">
        <w:trPr>
          <w:trHeight w:val="284"/>
        </w:trPr>
        <w:tc>
          <w:tcPr>
            <w:tcW w:w="5500" w:type="dxa"/>
            <w:vAlign w:val="center"/>
          </w:tcPr>
          <w:p w14:paraId="0F86B913" w14:textId="0A2042CD" w:rsidR="009D5EA9" w:rsidRPr="00290450" w:rsidRDefault="009D5EA9" w:rsidP="009D5EA9">
            <w:pPr>
              <w:pStyle w:val="NormalWeb"/>
              <w:rPr>
                <w:sz w:val="22"/>
                <w:szCs w:val="22"/>
              </w:rPr>
            </w:pPr>
            <w:r w:rsidRPr="0027716A">
              <w:rPr>
                <w:sz w:val="22"/>
                <w:szCs w:val="22"/>
                <w:lang w:val="en-US"/>
              </w:rPr>
              <w:lastRenderedPageBreak/>
              <w:t>Attention Heads</w:t>
            </w:r>
          </w:p>
        </w:tc>
        <w:tc>
          <w:tcPr>
            <w:tcW w:w="5476" w:type="dxa"/>
            <w:vAlign w:val="center"/>
          </w:tcPr>
          <w:p w14:paraId="3E76BCF5" w14:textId="6DAD6F89" w:rsidR="009D5EA9" w:rsidRPr="00290450" w:rsidRDefault="009D5EA9" w:rsidP="009D5EA9">
            <w:pPr>
              <w:pStyle w:val="NormalWeb"/>
              <w:rPr>
                <w:sz w:val="22"/>
                <w:szCs w:val="22"/>
              </w:rPr>
            </w:pPr>
            <w:r w:rsidRPr="0027716A">
              <w:rPr>
                <w:sz w:val="22"/>
                <w:szCs w:val="22"/>
                <w:lang w:val="en-US"/>
              </w:rPr>
              <w:t>2–4 (configurable)</w:t>
            </w:r>
          </w:p>
        </w:tc>
      </w:tr>
      <w:tr w:rsidR="009D5EA9" w14:paraId="54A4931E" w14:textId="77777777">
        <w:trPr>
          <w:trHeight w:val="284"/>
        </w:trPr>
        <w:tc>
          <w:tcPr>
            <w:tcW w:w="5500" w:type="dxa"/>
            <w:vAlign w:val="center"/>
          </w:tcPr>
          <w:p w14:paraId="4FFB977C" w14:textId="6492CD5D" w:rsidR="009D5EA9" w:rsidRPr="00290450" w:rsidRDefault="009D5EA9" w:rsidP="009D5EA9">
            <w:pPr>
              <w:pStyle w:val="NormalWeb"/>
              <w:rPr>
                <w:sz w:val="22"/>
                <w:szCs w:val="22"/>
              </w:rPr>
            </w:pPr>
            <w:r w:rsidRPr="0027716A">
              <w:rPr>
                <w:sz w:val="22"/>
                <w:szCs w:val="22"/>
                <w:lang w:val="en-US"/>
              </w:rPr>
              <w:t>Encoder Layers</w:t>
            </w:r>
          </w:p>
        </w:tc>
        <w:tc>
          <w:tcPr>
            <w:tcW w:w="5476" w:type="dxa"/>
            <w:vAlign w:val="center"/>
          </w:tcPr>
          <w:p w14:paraId="01EF4E89" w14:textId="3D0EFABB" w:rsidR="009D5EA9" w:rsidRPr="00290450" w:rsidRDefault="009D5EA9" w:rsidP="009D5EA9">
            <w:pPr>
              <w:pStyle w:val="NormalWeb"/>
              <w:rPr>
                <w:sz w:val="22"/>
                <w:szCs w:val="22"/>
              </w:rPr>
            </w:pPr>
            <w:r w:rsidRPr="0027716A">
              <w:rPr>
                <w:sz w:val="22"/>
                <w:szCs w:val="22"/>
                <w:lang w:val="en-US"/>
              </w:rPr>
              <w:t>2–3 (lightweight for per-ticker use)</w:t>
            </w:r>
          </w:p>
        </w:tc>
      </w:tr>
      <w:tr w:rsidR="009D5EA9" w14:paraId="0FB09733" w14:textId="77777777">
        <w:trPr>
          <w:trHeight w:val="284"/>
        </w:trPr>
        <w:tc>
          <w:tcPr>
            <w:tcW w:w="5500" w:type="dxa"/>
            <w:vAlign w:val="center"/>
          </w:tcPr>
          <w:p w14:paraId="48ACCC54" w14:textId="10B3BC1F" w:rsidR="009D5EA9" w:rsidRPr="00290450" w:rsidRDefault="009D5EA9" w:rsidP="009D5EA9">
            <w:pPr>
              <w:pStyle w:val="NormalWeb"/>
              <w:rPr>
                <w:sz w:val="22"/>
                <w:szCs w:val="22"/>
              </w:rPr>
            </w:pPr>
            <w:r w:rsidRPr="0027716A">
              <w:rPr>
                <w:sz w:val="22"/>
                <w:szCs w:val="22"/>
                <w:lang w:val="en-US"/>
              </w:rPr>
              <w:t>Regularization</w:t>
            </w:r>
          </w:p>
        </w:tc>
        <w:tc>
          <w:tcPr>
            <w:tcW w:w="5476" w:type="dxa"/>
            <w:vAlign w:val="center"/>
          </w:tcPr>
          <w:p w14:paraId="2827889C" w14:textId="1631922F" w:rsidR="009D5EA9" w:rsidRPr="00290450" w:rsidRDefault="009D5EA9" w:rsidP="009D5EA9">
            <w:pPr>
              <w:pStyle w:val="NormalWeb"/>
              <w:rPr>
                <w:sz w:val="22"/>
                <w:szCs w:val="22"/>
              </w:rPr>
            </w:pPr>
            <w:r w:rsidRPr="0027716A">
              <w:rPr>
                <w:sz w:val="22"/>
                <w:szCs w:val="22"/>
                <w:lang w:val="en-US"/>
              </w:rPr>
              <w:t>Dropout (0.2–0.3)</w:t>
            </w:r>
          </w:p>
        </w:tc>
      </w:tr>
      <w:tr w:rsidR="009D5EA9" w14:paraId="478C718A" w14:textId="77777777">
        <w:trPr>
          <w:trHeight w:val="284"/>
        </w:trPr>
        <w:tc>
          <w:tcPr>
            <w:tcW w:w="5500" w:type="dxa"/>
            <w:vAlign w:val="center"/>
          </w:tcPr>
          <w:p w14:paraId="04A540CB" w14:textId="53E13343" w:rsidR="009D5EA9" w:rsidRPr="00290450" w:rsidRDefault="009D5EA9" w:rsidP="009D5EA9">
            <w:pPr>
              <w:pStyle w:val="NormalWeb"/>
              <w:rPr>
                <w:sz w:val="22"/>
                <w:szCs w:val="22"/>
              </w:rPr>
            </w:pPr>
            <w:r w:rsidRPr="0027716A">
              <w:rPr>
                <w:sz w:val="22"/>
                <w:szCs w:val="22"/>
                <w:lang w:val="en-US"/>
              </w:rPr>
              <w:t>Loss Function</w:t>
            </w:r>
          </w:p>
        </w:tc>
        <w:tc>
          <w:tcPr>
            <w:tcW w:w="5476" w:type="dxa"/>
            <w:vAlign w:val="center"/>
          </w:tcPr>
          <w:p w14:paraId="52B3673D" w14:textId="0771CA52" w:rsidR="009D5EA9" w:rsidRPr="00290450" w:rsidRDefault="009D5EA9" w:rsidP="009D5EA9">
            <w:pPr>
              <w:pStyle w:val="NormalWeb"/>
              <w:rPr>
                <w:sz w:val="22"/>
                <w:szCs w:val="22"/>
              </w:rPr>
            </w:pPr>
            <w:r w:rsidRPr="0027716A">
              <w:rPr>
                <w:sz w:val="22"/>
                <w:szCs w:val="22"/>
                <w:lang w:val="en-US"/>
              </w:rPr>
              <w:t>Cross-entropy</w:t>
            </w:r>
          </w:p>
        </w:tc>
      </w:tr>
      <w:tr w:rsidR="009D5EA9" w14:paraId="70EEFFCA" w14:textId="77777777">
        <w:trPr>
          <w:trHeight w:val="284"/>
        </w:trPr>
        <w:tc>
          <w:tcPr>
            <w:tcW w:w="5500" w:type="dxa"/>
            <w:vAlign w:val="center"/>
          </w:tcPr>
          <w:p w14:paraId="71ECA7ED" w14:textId="3A71A286" w:rsidR="009D5EA9" w:rsidRPr="00290450" w:rsidRDefault="009D5EA9" w:rsidP="009D5EA9">
            <w:pPr>
              <w:pStyle w:val="NormalWeb"/>
              <w:rPr>
                <w:sz w:val="22"/>
                <w:szCs w:val="22"/>
              </w:rPr>
            </w:pPr>
            <w:r w:rsidRPr="0027716A">
              <w:rPr>
                <w:sz w:val="22"/>
                <w:szCs w:val="22"/>
                <w:lang w:val="en-US"/>
              </w:rPr>
              <w:t>Optimizer</w:t>
            </w:r>
          </w:p>
        </w:tc>
        <w:tc>
          <w:tcPr>
            <w:tcW w:w="5476" w:type="dxa"/>
            <w:vAlign w:val="center"/>
          </w:tcPr>
          <w:p w14:paraId="1EF32569" w14:textId="7C0E7CB0" w:rsidR="009D5EA9" w:rsidRPr="00290450" w:rsidRDefault="009D5EA9" w:rsidP="009D5EA9">
            <w:pPr>
              <w:pStyle w:val="NormalWeb"/>
              <w:rPr>
                <w:sz w:val="22"/>
                <w:szCs w:val="22"/>
              </w:rPr>
            </w:pPr>
            <w:r w:rsidRPr="0027716A">
              <w:rPr>
                <w:sz w:val="22"/>
                <w:szCs w:val="22"/>
                <w:lang w:val="en-US"/>
              </w:rPr>
              <w:t>Adam</w:t>
            </w:r>
          </w:p>
        </w:tc>
      </w:tr>
      <w:tr w:rsidR="009D5EA9" w14:paraId="1D632B0F" w14:textId="77777777">
        <w:trPr>
          <w:trHeight w:val="284"/>
        </w:trPr>
        <w:tc>
          <w:tcPr>
            <w:tcW w:w="5500" w:type="dxa"/>
            <w:vAlign w:val="center"/>
          </w:tcPr>
          <w:p w14:paraId="1BD7CFA3" w14:textId="6ADC71A8" w:rsidR="009D5EA9" w:rsidRPr="00290450" w:rsidRDefault="009D5EA9" w:rsidP="009D5EA9">
            <w:pPr>
              <w:pStyle w:val="NormalWeb"/>
              <w:rPr>
                <w:sz w:val="22"/>
                <w:szCs w:val="22"/>
              </w:rPr>
            </w:pPr>
            <w:r w:rsidRPr="0027716A">
              <w:rPr>
                <w:sz w:val="22"/>
                <w:szCs w:val="22"/>
                <w:lang w:val="en-US"/>
              </w:rPr>
              <w:t>Hyperparameter Tuning</w:t>
            </w:r>
          </w:p>
        </w:tc>
        <w:tc>
          <w:tcPr>
            <w:tcW w:w="5476" w:type="dxa"/>
            <w:vAlign w:val="center"/>
          </w:tcPr>
          <w:p w14:paraId="41455F3B" w14:textId="163297D8" w:rsidR="009D5EA9" w:rsidRPr="00290450" w:rsidRDefault="009D5EA9" w:rsidP="009D5EA9">
            <w:pPr>
              <w:pStyle w:val="NormalWeb"/>
              <w:rPr>
                <w:sz w:val="22"/>
                <w:szCs w:val="22"/>
              </w:rPr>
            </w:pPr>
            <w:r w:rsidRPr="0027716A">
              <w:rPr>
                <w:sz w:val="22"/>
                <w:szCs w:val="22"/>
                <w:lang w:val="en-US"/>
              </w:rPr>
              <w:t>Supported via HyperParamFacade</w:t>
            </w:r>
          </w:p>
        </w:tc>
      </w:tr>
      <w:tr w:rsidR="009D5EA9" w14:paraId="31FB6808" w14:textId="77777777">
        <w:trPr>
          <w:trHeight w:val="284"/>
        </w:trPr>
        <w:tc>
          <w:tcPr>
            <w:tcW w:w="5500" w:type="dxa"/>
            <w:vAlign w:val="center"/>
          </w:tcPr>
          <w:p w14:paraId="0077A303" w14:textId="1E940BB2" w:rsidR="009D5EA9" w:rsidRPr="00290450" w:rsidRDefault="009D5EA9" w:rsidP="009D5EA9">
            <w:pPr>
              <w:pStyle w:val="NormalWeb"/>
              <w:rPr>
                <w:sz w:val="22"/>
                <w:szCs w:val="22"/>
              </w:rPr>
            </w:pPr>
            <w:r w:rsidRPr="0027716A">
              <w:rPr>
                <w:sz w:val="22"/>
                <w:szCs w:val="22"/>
                <w:lang w:val="en-US"/>
              </w:rPr>
              <w:t>Training/Validation/Test</w:t>
            </w:r>
          </w:p>
        </w:tc>
        <w:tc>
          <w:tcPr>
            <w:tcW w:w="5476" w:type="dxa"/>
            <w:vAlign w:val="center"/>
          </w:tcPr>
          <w:p w14:paraId="08B56549" w14:textId="56EFB7BC" w:rsidR="009D5EA9" w:rsidRPr="00290450" w:rsidRDefault="009D5EA9" w:rsidP="009D5EA9">
            <w:pPr>
              <w:pStyle w:val="NormalWeb"/>
              <w:rPr>
                <w:sz w:val="22"/>
                <w:szCs w:val="22"/>
              </w:rPr>
            </w:pPr>
            <w:r w:rsidRPr="0027716A">
              <w:rPr>
                <w:sz w:val="22"/>
                <w:szCs w:val="22"/>
                <w:lang w:val="en-US"/>
              </w:rPr>
              <w:t>70% / 15% / 15%</w:t>
            </w:r>
          </w:p>
        </w:tc>
      </w:tr>
      <w:tr w:rsidR="009D5EA9" w14:paraId="119A2E4E" w14:textId="77777777">
        <w:trPr>
          <w:trHeight w:val="284"/>
        </w:trPr>
        <w:tc>
          <w:tcPr>
            <w:tcW w:w="5500" w:type="dxa"/>
            <w:vAlign w:val="center"/>
          </w:tcPr>
          <w:p w14:paraId="14D2B6F7" w14:textId="596A9CA1" w:rsidR="009D5EA9" w:rsidRPr="00290450" w:rsidRDefault="009D5EA9" w:rsidP="009D5EA9">
            <w:pPr>
              <w:pStyle w:val="NormalWeb"/>
              <w:rPr>
                <w:sz w:val="22"/>
                <w:szCs w:val="22"/>
              </w:rPr>
            </w:pPr>
            <w:r w:rsidRPr="0027716A">
              <w:rPr>
                <w:sz w:val="22"/>
                <w:szCs w:val="22"/>
                <w:lang w:val="en-US"/>
              </w:rPr>
              <w:t>Early Stopping</w:t>
            </w:r>
          </w:p>
        </w:tc>
        <w:tc>
          <w:tcPr>
            <w:tcW w:w="5476" w:type="dxa"/>
            <w:vAlign w:val="center"/>
          </w:tcPr>
          <w:p w14:paraId="72C1D876" w14:textId="455635BA" w:rsidR="009D5EA9" w:rsidRPr="00290450" w:rsidRDefault="009D5EA9" w:rsidP="009D5EA9">
            <w:pPr>
              <w:pStyle w:val="NormalWeb"/>
              <w:rPr>
                <w:sz w:val="22"/>
                <w:szCs w:val="22"/>
              </w:rPr>
            </w:pPr>
            <w:r w:rsidRPr="0027716A">
              <w:rPr>
                <w:sz w:val="22"/>
                <w:szCs w:val="22"/>
                <w:lang w:val="en-US"/>
              </w:rPr>
              <w:t>Enabled, min_delta=1e-3</w:t>
            </w:r>
          </w:p>
        </w:tc>
      </w:tr>
      <w:tr w:rsidR="009D5EA9" w14:paraId="5DF37F76" w14:textId="77777777">
        <w:trPr>
          <w:trHeight w:val="284"/>
        </w:trPr>
        <w:tc>
          <w:tcPr>
            <w:tcW w:w="5500" w:type="dxa"/>
            <w:vAlign w:val="center"/>
          </w:tcPr>
          <w:p w14:paraId="62EF12C4" w14:textId="2553BE23" w:rsidR="009D5EA9" w:rsidRPr="00290450" w:rsidRDefault="009D5EA9" w:rsidP="009D5EA9">
            <w:pPr>
              <w:pStyle w:val="NormalWeb"/>
              <w:rPr>
                <w:sz w:val="22"/>
                <w:szCs w:val="22"/>
              </w:rPr>
            </w:pPr>
            <w:r w:rsidRPr="0027716A">
              <w:rPr>
                <w:sz w:val="22"/>
                <w:szCs w:val="22"/>
                <w:lang w:val="en-US"/>
              </w:rPr>
              <w:t>Hardware Utilization</w:t>
            </w:r>
          </w:p>
        </w:tc>
        <w:tc>
          <w:tcPr>
            <w:tcW w:w="5476" w:type="dxa"/>
            <w:vAlign w:val="center"/>
          </w:tcPr>
          <w:p w14:paraId="08AFDE65" w14:textId="01F23A4A" w:rsidR="009D5EA9" w:rsidRPr="00290450" w:rsidRDefault="009D5EA9" w:rsidP="009D5EA9">
            <w:pPr>
              <w:pStyle w:val="NormalWeb"/>
              <w:rPr>
                <w:sz w:val="22"/>
                <w:szCs w:val="22"/>
              </w:rPr>
            </w:pPr>
            <w:r w:rsidRPr="0027716A">
              <w:rPr>
                <w:sz w:val="22"/>
                <w:szCs w:val="22"/>
                <w:lang w:val="en-US"/>
              </w:rPr>
              <w:t>CPU / GPU / Apple MPS (auto-selected)</w:t>
            </w:r>
          </w:p>
        </w:tc>
      </w:tr>
      <w:tr w:rsidR="009D5EA9" w14:paraId="517F095C" w14:textId="77777777">
        <w:trPr>
          <w:trHeight w:val="284"/>
        </w:trPr>
        <w:tc>
          <w:tcPr>
            <w:tcW w:w="5500" w:type="dxa"/>
            <w:vAlign w:val="center"/>
          </w:tcPr>
          <w:p w14:paraId="616DC99A" w14:textId="1F434A00" w:rsidR="009D5EA9" w:rsidRPr="00290450" w:rsidRDefault="009D5EA9" w:rsidP="009D5EA9">
            <w:pPr>
              <w:pStyle w:val="NormalWeb"/>
              <w:rPr>
                <w:sz w:val="22"/>
                <w:szCs w:val="22"/>
              </w:rPr>
            </w:pPr>
            <w:r w:rsidRPr="0027716A">
              <w:rPr>
                <w:sz w:val="22"/>
                <w:szCs w:val="22"/>
                <w:lang w:val="en-US"/>
              </w:rPr>
              <w:t>Input Features</w:t>
            </w:r>
          </w:p>
        </w:tc>
        <w:tc>
          <w:tcPr>
            <w:tcW w:w="5476" w:type="dxa"/>
            <w:vAlign w:val="center"/>
          </w:tcPr>
          <w:p w14:paraId="4BDBFCD3" w14:textId="432C5F51" w:rsidR="009D5EA9" w:rsidRPr="00290450" w:rsidRDefault="009D5EA9" w:rsidP="009D5EA9">
            <w:pPr>
              <w:pStyle w:val="NormalWeb"/>
              <w:rPr>
                <w:sz w:val="22"/>
                <w:szCs w:val="22"/>
              </w:rPr>
            </w:pPr>
            <w:r w:rsidRPr="0027716A">
              <w:rPr>
                <w:sz w:val="22"/>
                <w:szCs w:val="22"/>
                <w:lang w:val="en-US"/>
              </w:rPr>
              <w:t>OHLCV + MEMD components</w:t>
            </w:r>
          </w:p>
        </w:tc>
      </w:tr>
      <w:tr w:rsidR="009D5EA9" w14:paraId="1B651F3E" w14:textId="77777777">
        <w:trPr>
          <w:trHeight w:val="284"/>
        </w:trPr>
        <w:tc>
          <w:tcPr>
            <w:tcW w:w="5500" w:type="dxa"/>
            <w:vAlign w:val="center"/>
          </w:tcPr>
          <w:p w14:paraId="1196FF0B" w14:textId="09B28261" w:rsidR="009D5EA9" w:rsidRPr="00290450" w:rsidRDefault="009D5EA9" w:rsidP="009D5EA9">
            <w:pPr>
              <w:pStyle w:val="NormalWeb"/>
              <w:rPr>
                <w:sz w:val="22"/>
                <w:szCs w:val="22"/>
              </w:rPr>
            </w:pPr>
            <w:r w:rsidRPr="0027716A">
              <w:rPr>
                <w:sz w:val="22"/>
                <w:szCs w:val="22"/>
                <w:lang w:val="en-US"/>
              </w:rPr>
              <w:t>Sequence Length</w:t>
            </w:r>
          </w:p>
        </w:tc>
        <w:tc>
          <w:tcPr>
            <w:tcW w:w="5476" w:type="dxa"/>
            <w:vAlign w:val="center"/>
          </w:tcPr>
          <w:p w14:paraId="68C2FCB2" w14:textId="6405DCED" w:rsidR="009D5EA9" w:rsidRPr="00290450" w:rsidRDefault="009D5EA9" w:rsidP="009D5EA9">
            <w:pPr>
              <w:pStyle w:val="NormalWeb"/>
              <w:rPr>
                <w:sz w:val="22"/>
                <w:szCs w:val="22"/>
              </w:rPr>
            </w:pPr>
            <w:r w:rsidRPr="0027716A">
              <w:rPr>
                <w:sz w:val="22"/>
                <w:szCs w:val="22"/>
                <w:lang w:val="en-US"/>
              </w:rPr>
              <w:t>30 trading days</w:t>
            </w:r>
          </w:p>
        </w:tc>
      </w:tr>
      <w:tr w:rsidR="009D5EA9" w14:paraId="1D5D2B2C" w14:textId="77777777">
        <w:trPr>
          <w:trHeight w:val="284"/>
        </w:trPr>
        <w:tc>
          <w:tcPr>
            <w:tcW w:w="5500" w:type="dxa"/>
            <w:vAlign w:val="center"/>
          </w:tcPr>
          <w:p w14:paraId="752C00EB" w14:textId="4FF96236" w:rsidR="009D5EA9" w:rsidRPr="00BC65E3" w:rsidRDefault="009D5EA9" w:rsidP="009D5EA9">
            <w:pPr>
              <w:pStyle w:val="NormalWeb"/>
              <w:rPr>
                <w:sz w:val="22"/>
                <w:szCs w:val="22"/>
              </w:rPr>
            </w:pPr>
            <w:r w:rsidRPr="0027716A">
              <w:rPr>
                <w:sz w:val="22"/>
                <w:szCs w:val="22"/>
                <w:lang w:val="en-US"/>
              </w:rPr>
              <w:t>Embedding Dimension</w:t>
            </w:r>
          </w:p>
        </w:tc>
        <w:tc>
          <w:tcPr>
            <w:tcW w:w="5476" w:type="dxa"/>
            <w:vAlign w:val="center"/>
          </w:tcPr>
          <w:p w14:paraId="342C2A3D" w14:textId="2D39A3F6" w:rsidR="009D5EA9" w:rsidRPr="00BC65E3" w:rsidRDefault="009D5EA9" w:rsidP="009D5EA9">
            <w:pPr>
              <w:pStyle w:val="NormalWeb"/>
              <w:rPr>
                <w:sz w:val="22"/>
                <w:szCs w:val="22"/>
              </w:rPr>
            </w:pPr>
            <w:r w:rsidRPr="0027716A">
              <w:rPr>
                <w:sz w:val="22"/>
                <w:szCs w:val="22"/>
                <w:lang w:val="en-US"/>
              </w:rPr>
              <w:t>64 (configurable)</w:t>
            </w:r>
          </w:p>
        </w:tc>
      </w:tr>
    </w:tbl>
    <w:p w14:paraId="36640226" w14:textId="31D5B117" w:rsidR="00063F6D" w:rsidRPr="00C7171C" w:rsidRDefault="001E32C8" w:rsidP="00582CAC">
      <w:pPr>
        <w:pStyle w:val="NormalWeb"/>
        <w:spacing w:before="120" w:beforeAutospacing="0" w:after="120" w:afterAutospacing="0"/>
        <w:jc w:val="both"/>
        <w:rPr>
          <w:sz w:val="22"/>
          <w:szCs w:val="22"/>
          <w:lang w:val="en-US"/>
        </w:rPr>
      </w:pPr>
      <w:r w:rsidRPr="001E32C8">
        <w:rPr>
          <w:sz w:val="22"/>
          <w:szCs w:val="22"/>
        </w:rPr>
        <w:t>By supporting both LSTM and Transformer within the same modular framework, the system ensures flexibility for experimentation. While the MEMD–AO–LSTM remains the production-ready choice due to its efficiency and robustness, the Transformer provides a scalable research alternative that highlights the potential benefits of attention mechanisms in financial forecasting</w:t>
      </w:r>
    </w:p>
    <w:p w14:paraId="2BE85AF3" w14:textId="7512DCAD" w:rsidR="00DF3E26" w:rsidRPr="007F789E" w:rsidRDefault="00532240" w:rsidP="000965F6">
      <w:pPr>
        <w:pStyle w:val="Heading4"/>
        <w:spacing w:before="120" w:after="120"/>
        <w:rPr>
          <w:i w:val="0"/>
          <w:iCs w:val="0"/>
        </w:rPr>
      </w:pPr>
      <w:r w:rsidRPr="007F789E">
        <w:rPr>
          <w:i w:val="0"/>
          <w:iCs w:val="0"/>
        </w:rPr>
        <w:t>Inference and State Management</w:t>
      </w:r>
    </w:p>
    <w:p w14:paraId="5C4FD0FA" w14:textId="6B6E8A2B" w:rsidR="00532240" w:rsidRPr="00532240" w:rsidRDefault="00532240" w:rsidP="00E7516F">
      <w:pPr>
        <w:pStyle w:val="NormalWeb"/>
        <w:spacing w:before="0" w:beforeAutospacing="0" w:after="120" w:afterAutospacing="0"/>
        <w:jc w:val="both"/>
        <w:rPr>
          <w:sz w:val="22"/>
          <w:szCs w:val="22"/>
        </w:rPr>
      </w:pPr>
      <w:r w:rsidRPr="00532240">
        <w:rPr>
          <w:sz w:val="22"/>
          <w:szCs w:val="22"/>
        </w:rPr>
        <w:t xml:space="preserve">The inference pipeline is engineered to ensure that predictions remain fully consistent with the transformations applied during training. This reproducibility is achieved through the </w:t>
      </w:r>
      <w:r w:rsidRPr="00532240">
        <w:rPr>
          <w:rStyle w:val="Strong"/>
          <w:b w:val="0"/>
          <w:bCs w:val="0"/>
          <w:sz w:val="22"/>
          <w:szCs w:val="22"/>
        </w:rPr>
        <w:t>Pipeline</w:t>
      </w:r>
      <w:r w:rsidR="00734FD9">
        <w:rPr>
          <w:rStyle w:val="Strong"/>
          <w:b w:val="0"/>
          <w:bCs w:val="0"/>
          <w:sz w:val="22"/>
          <w:szCs w:val="22"/>
        </w:rPr>
        <w:t xml:space="preserve"> </w:t>
      </w:r>
      <w:r w:rsidRPr="00532240">
        <w:rPr>
          <w:rStyle w:val="Strong"/>
          <w:b w:val="0"/>
          <w:bCs w:val="0"/>
          <w:sz w:val="22"/>
          <w:szCs w:val="22"/>
        </w:rPr>
        <w:t>State module</w:t>
      </w:r>
      <w:r w:rsidRPr="00532240">
        <w:rPr>
          <w:sz w:val="22"/>
          <w:szCs w:val="22"/>
        </w:rPr>
        <w:t>, which serializes and restores every preprocessing component. Scaling parameters, MEMD decomposition settings, and windowing configurations are all stored as state objects at training time and reapplied during inference. As a result, incoming live data undergoes identical transformations, eliminating the risk of data leakage or inconsistencies between training and production environments.</w:t>
      </w:r>
    </w:p>
    <w:p w14:paraId="0F89B6E6" w14:textId="39CAC7A1" w:rsidR="00532240" w:rsidRPr="00532240" w:rsidRDefault="00532240" w:rsidP="00E7516F">
      <w:pPr>
        <w:pStyle w:val="NormalWeb"/>
        <w:spacing w:before="0" w:beforeAutospacing="0" w:after="120" w:afterAutospacing="0"/>
        <w:jc w:val="both"/>
        <w:rPr>
          <w:sz w:val="22"/>
          <w:szCs w:val="22"/>
        </w:rPr>
      </w:pPr>
      <w:r w:rsidRPr="00532240">
        <w:rPr>
          <w:sz w:val="22"/>
          <w:szCs w:val="22"/>
        </w:rPr>
        <w:t xml:space="preserve">The </w:t>
      </w:r>
      <w:r w:rsidRPr="00532240">
        <w:rPr>
          <w:rStyle w:val="Strong"/>
          <w:b w:val="0"/>
          <w:bCs w:val="0"/>
          <w:sz w:val="22"/>
          <w:szCs w:val="22"/>
        </w:rPr>
        <w:t>Inference</w:t>
      </w:r>
      <w:r w:rsidR="00734FD9">
        <w:rPr>
          <w:rStyle w:val="Strong"/>
          <w:b w:val="0"/>
          <w:bCs w:val="0"/>
          <w:sz w:val="22"/>
          <w:szCs w:val="22"/>
        </w:rPr>
        <w:t xml:space="preserve"> </w:t>
      </w:r>
      <w:r w:rsidRPr="00532240">
        <w:rPr>
          <w:rStyle w:val="Strong"/>
          <w:b w:val="0"/>
          <w:bCs w:val="0"/>
          <w:sz w:val="22"/>
          <w:szCs w:val="22"/>
        </w:rPr>
        <w:t>Engine</w:t>
      </w:r>
      <w:r w:rsidRPr="00532240">
        <w:rPr>
          <w:sz w:val="22"/>
          <w:szCs w:val="22"/>
        </w:rPr>
        <w:t xml:space="preserve"> orchestrates the end-to-end process. Incoming OHLCV data is first acquired through the Yahoo Finance API, with a built-in fallback mechanism to cached historical datasets when live feeds are unavailable. This dual approach ensures continuous operability even under unstable network or API conditions. Once data is retrieved, the engine applies the preserved scaling transformations, decomposes features via MEMD if enabled, and reshapes them into rolling windows consistent with the training pipeline.</w:t>
      </w:r>
      <w:r w:rsidR="00E34A59">
        <w:rPr>
          <w:sz w:val="22"/>
          <w:szCs w:val="22"/>
        </w:rPr>
        <w:t xml:space="preserve"> </w:t>
      </w:r>
      <w:r w:rsidRPr="00532240">
        <w:rPr>
          <w:sz w:val="22"/>
          <w:szCs w:val="22"/>
        </w:rPr>
        <w:t xml:space="preserve">Each ticker-specific model, stored as a </w:t>
      </w:r>
      <w:proofErr w:type="spellStart"/>
      <w:r w:rsidRPr="00532240">
        <w:rPr>
          <w:sz w:val="22"/>
          <w:szCs w:val="22"/>
        </w:rPr>
        <w:t>PyTorch</w:t>
      </w:r>
      <w:proofErr w:type="spellEnd"/>
      <w:r w:rsidRPr="00532240">
        <w:rPr>
          <w:sz w:val="22"/>
          <w:szCs w:val="22"/>
        </w:rPr>
        <w:t xml:space="preserve"> state dictionary, is loaded into memory on demand. To minimi</w:t>
      </w:r>
      <w:r w:rsidR="00582CAC">
        <w:rPr>
          <w:sz w:val="22"/>
          <w:szCs w:val="22"/>
        </w:rPr>
        <w:t>s</w:t>
      </w:r>
      <w:r w:rsidRPr="00532240">
        <w:rPr>
          <w:sz w:val="22"/>
          <w:szCs w:val="22"/>
        </w:rPr>
        <w:t xml:space="preserve">e latency for repeated queries, the system implements </w:t>
      </w:r>
      <w:r w:rsidRPr="00532240">
        <w:rPr>
          <w:rStyle w:val="Strong"/>
          <w:b w:val="0"/>
          <w:bCs w:val="0"/>
          <w:sz w:val="22"/>
          <w:szCs w:val="22"/>
        </w:rPr>
        <w:t>per-ticker model caching</w:t>
      </w:r>
      <w:r w:rsidRPr="00532240">
        <w:rPr>
          <w:sz w:val="22"/>
          <w:szCs w:val="22"/>
        </w:rPr>
        <w:t>, where once a model is loaded, it remains active for subsequent requests. Predictions are generated as probability distributions across the three directional classes</w:t>
      </w:r>
      <w:r w:rsidR="002D55D1">
        <w:rPr>
          <w:sz w:val="22"/>
          <w:szCs w:val="22"/>
        </w:rPr>
        <w:t xml:space="preserve">, </w:t>
      </w:r>
      <w:r w:rsidRPr="00532240">
        <w:rPr>
          <w:sz w:val="22"/>
          <w:szCs w:val="22"/>
        </w:rPr>
        <w:t xml:space="preserve">bearish, neutral, and bullish. These probabilities are returned alongside confidence scores, providing transparency into prediction certainty. Importantly, inference is designed to be </w:t>
      </w:r>
      <w:r w:rsidRPr="00532240">
        <w:rPr>
          <w:rStyle w:val="Strong"/>
          <w:b w:val="0"/>
          <w:bCs w:val="0"/>
          <w:sz w:val="22"/>
          <w:szCs w:val="22"/>
        </w:rPr>
        <w:t>stateless</w:t>
      </w:r>
      <w:r w:rsidRPr="00532240">
        <w:rPr>
          <w:b/>
          <w:bCs/>
          <w:sz w:val="22"/>
          <w:szCs w:val="22"/>
        </w:rPr>
        <w:t>:</w:t>
      </w:r>
      <w:r w:rsidRPr="00532240">
        <w:rPr>
          <w:sz w:val="22"/>
          <w:szCs w:val="22"/>
        </w:rPr>
        <w:t xml:space="preserve"> every request is independent, relying solely on seriali</w:t>
      </w:r>
      <w:r w:rsidR="00582CAC">
        <w:rPr>
          <w:sz w:val="22"/>
          <w:szCs w:val="22"/>
        </w:rPr>
        <w:t>s</w:t>
      </w:r>
      <w:r w:rsidRPr="00532240">
        <w:rPr>
          <w:sz w:val="22"/>
          <w:szCs w:val="22"/>
        </w:rPr>
        <w:t>ed pipeline states and cached models. This allows for horizontal scaling, since multiple workers can serve requests in parallel without sharing session information.</w:t>
      </w:r>
    </w:p>
    <w:p w14:paraId="1C0DA4A1" w14:textId="01E963FD" w:rsidR="00E23500" w:rsidRDefault="00532240" w:rsidP="00E7516F">
      <w:pPr>
        <w:pStyle w:val="NormalWeb"/>
        <w:spacing w:before="0" w:beforeAutospacing="0" w:after="120" w:afterAutospacing="0"/>
        <w:jc w:val="both"/>
        <w:rPr>
          <w:sz w:val="22"/>
          <w:szCs w:val="22"/>
        </w:rPr>
      </w:pPr>
      <w:r w:rsidRPr="00532240">
        <w:rPr>
          <w:sz w:val="22"/>
          <w:szCs w:val="22"/>
        </w:rPr>
        <w:t xml:space="preserve">The system also incorporates logging and evaluation hooks during inference. Every prediction, along with its input window and model version, can be recorded, creating a complete audit trail for </w:t>
      </w:r>
      <w:r w:rsidR="00A25BC1" w:rsidRPr="00532240">
        <w:rPr>
          <w:sz w:val="22"/>
          <w:szCs w:val="22"/>
        </w:rPr>
        <w:t>back testing</w:t>
      </w:r>
      <w:r w:rsidRPr="00532240">
        <w:rPr>
          <w:sz w:val="22"/>
          <w:szCs w:val="22"/>
        </w:rPr>
        <w:t xml:space="preserve"> or regulatory review. This feature enhances traceability, ensuring that recommendations can always be traced back to the exact data, preprocessing states, and model instance that produced them.</w:t>
      </w:r>
    </w:p>
    <w:p w14:paraId="592ED724" w14:textId="4118B735" w:rsidR="00532240" w:rsidRPr="007F789E" w:rsidRDefault="00063598" w:rsidP="00505249">
      <w:pPr>
        <w:pStyle w:val="Heading4"/>
        <w:spacing w:before="120" w:after="120"/>
        <w:rPr>
          <w:i w:val="0"/>
          <w:iCs w:val="0"/>
        </w:rPr>
      </w:pPr>
      <w:r w:rsidRPr="007F789E">
        <w:rPr>
          <w:i w:val="0"/>
          <w:iCs w:val="0"/>
        </w:rPr>
        <w:t>Deployment architecture</w:t>
      </w:r>
    </w:p>
    <w:p w14:paraId="57EF5F60" w14:textId="09010106" w:rsidR="00063598" w:rsidRPr="00063598" w:rsidRDefault="00063598" w:rsidP="00505249">
      <w:pPr>
        <w:pStyle w:val="NormalWeb"/>
        <w:spacing w:before="0" w:beforeAutospacing="0" w:after="120" w:afterAutospacing="0"/>
        <w:jc w:val="both"/>
        <w:rPr>
          <w:sz w:val="22"/>
          <w:szCs w:val="22"/>
        </w:rPr>
      </w:pPr>
      <w:r w:rsidRPr="00063598">
        <w:rPr>
          <w:sz w:val="22"/>
          <w:szCs w:val="22"/>
        </w:rPr>
        <w:t xml:space="preserve">For </w:t>
      </w:r>
      <w:r w:rsidRPr="00063598">
        <w:rPr>
          <w:rStyle w:val="Strong"/>
          <w:b w:val="0"/>
          <w:bCs w:val="0"/>
          <w:sz w:val="22"/>
          <w:szCs w:val="22"/>
        </w:rPr>
        <w:t>local development and testing</w:t>
      </w:r>
      <w:r w:rsidRPr="00063598">
        <w:rPr>
          <w:sz w:val="22"/>
          <w:szCs w:val="22"/>
        </w:rPr>
        <w:t xml:space="preserve">, the system runs through a </w:t>
      </w:r>
      <w:proofErr w:type="spellStart"/>
      <w:r w:rsidRPr="00063598">
        <w:rPr>
          <w:rStyle w:val="Strong"/>
          <w:b w:val="0"/>
          <w:bCs w:val="0"/>
          <w:sz w:val="22"/>
          <w:szCs w:val="22"/>
        </w:rPr>
        <w:t>FastAPI</w:t>
      </w:r>
      <w:proofErr w:type="spellEnd"/>
      <w:r w:rsidRPr="00063598">
        <w:rPr>
          <w:rStyle w:val="Strong"/>
          <w:b w:val="0"/>
          <w:bCs w:val="0"/>
          <w:sz w:val="22"/>
          <w:szCs w:val="22"/>
        </w:rPr>
        <w:t>-based server</w:t>
      </w:r>
      <w:r w:rsidRPr="00063598">
        <w:rPr>
          <w:sz w:val="22"/>
          <w:szCs w:val="22"/>
        </w:rPr>
        <w:t xml:space="preserve"> implemented in </w:t>
      </w:r>
      <w:r w:rsidR="005B5C64">
        <w:rPr>
          <w:rStyle w:val="HTMLCode"/>
          <w:rFonts w:ascii="Times New Roman" w:hAnsi="Times New Roman" w:cs="Times New Roman"/>
          <w:sz w:val="22"/>
          <w:szCs w:val="22"/>
        </w:rPr>
        <w:t>Python, hosted locally</w:t>
      </w:r>
      <w:r w:rsidRPr="00063598">
        <w:rPr>
          <w:sz w:val="22"/>
          <w:szCs w:val="22"/>
        </w:rPr>
        <w:t xml:space="preserve">. This interface exposes endpoints for data submission, prediction, and health checks, enabling rapid debugging and experimentation. Because it directly connects to local models and state files, </w:t>
      </w:r>
      <w:r w:rsidR="005B5C64">
        <w:rPr>
          <w:sz w:val="22"/>
          <w:szCs w:val="22"/>
        </w:rPr>
        <w:t>the team</w:t>
      </w:r>
      <w:r w:rsidRPr="00063598">
        <w:rPr>
          <w:sz w:val="22"/>
          <w:szCs w:val="22"/>
        </w:rPr>
        <w:t xml:space="preserve"> can validate updates to preprocessing, decomposition, or model weights without requiring cloud resources.</w:t>
      </w:r>
    </w:p>
    <w:p w14:paraId="152AD79E" w14:textId="3665FBF5" w:rsidR="00063598" w:rsidRPr="00063598" w:rsidRDefault="00063598" w:rsidP="00FC4AF4">
      <w:pPr>
        <w:pStyle w:val="NormalWeb"/>
        <w:spacing w:before="0" w:beforeAutospacing="0" w:after="120" w:afterAutospacing="0"/>
        <w:jc w:val="both"/>
        <w:rPr>
          <w:sz w:val="22"/>
          <w:szCs w:val="22"/>
        </w:rPr>
      </w:pPr>
      <w:r w:rsidRPr="00063598">
        <w:rPr>
          <w:sz w:val="22"/>
          <w:szCs w:val="22"/>
        </w:rPr>
        <w:t xml:space="preserve">For </w:t>
      </w:r>
      <w:r w:rsidRPr="00063598">
        <w:rPr>
          <w:rStyle w:val="Strong"/>
          <w:b w:val="0"/>
          <w:bCs w:val="0"/>
          <w:sz w:val="22"/>
          <w:szCs w:val="22"/>
        </w:rPr>
        <w:t>production deployment</w:t>
      </w:r>
      <w:r w:rsidRPr="00063598">
        <w:rPr>
          <w:sz w:val="22"/>
          <w:szCs w:val="22"/>
        </w:rPr>
        <w:t>, the system leverages Modal’s serverless infrastructure. Modal provides an elastic, cloud-native environment where inference workers are automatically provisioned and scaled according to request load. Each worker is stateless and lightweight, designed to boot rapidly, load the relevant ticker model from persistent storage, and serve predictions before terminating or returning to an idle state. This model ensures cost efficiency while retaining the ability to handle peak loads across hundreds of tickers.</w:t>
      </w:r>
    </w:p>
    <w:p w14:paraId="0A3621AF" w14:textId="33969AA4" w:rsidR="00063598" w:rsidRPr="00063598" w:rsidRDefault="00063598" w:rsidP="00FF0099">
      <w:pPr>
        <w:pStyle w:val="NormalWeb"/>
        <w:spacing w:before="0" w:beforeAutospacing="0" w:after="120" w:afterAutospacing="0"/>
        <w:jc w:val="both"/>
        <w:rPr>
          <w:sz w:val="22"/>
          <w:szCs w:val="22"/>
        </w:rPr>
      </w:pPr>
      <w:r w:rsidRPr="00063598">
        <w:rPr>
          <w:sz w:val="22"/>
          <w:szCs w:val="22"/>
        </w:rPr>
        <w:t>Performance optimi</w:t>
      </w:r>
      <w:r w:rsidR="00FC4AF4">
        <w:rPr>
          <w:sz w:val="22"/>
          <w:szCs w:val="22"/>
        </w:rPr>
        <w:t>s</w:t>
      </w:r>
      <w:r w:rsidRPr="00063598">
        <w:rPr>
          <w:sz w:val="22"/>
          <w:szCs w:val="22"/>
        </w:rPr>
        <w:t xml:space="preserve">ation is achieved through </w:t>
      </w:r>
      <w:r w:rsidRPr="00063598">
        <w:rPr>
          <w:rStyle w:val="Strong"/>
          <w:b w:val="0"/>
          <w:bCs w:val="0"/>
          <w:sz w:val="22"/>
          <w:szCs w:val="22"/>
        </w:rPr>
        <w:t>caching and modulari</w:t>
      </w:r>
      <w:r w:rsidR="00FC4AF4">
        <w:rPr>
          <w:rStyle w:val="Strong"/>
          <w:b w:val="0"/>
          <w:bCs w:val="0"/>
          <w:sz w:val="22"/>
          <w:szCs w:val="22"/>
        </w:rPr>
        <w:t>s</w:t>
      </w:r>
      <w:r w:rsidRPr="00063598">
        <w:rPr>
          <w:rStyle w:val="Strong"/>
          <w:b w:val="0"/>
          <w:bCs w:val="0"/>
          <w:sz w:val="22"/>
          <w:szCs w:val="22"/>
        </w:rPr>
        <w:t>ation</w:t>
      </w:r>
      <w:r w:rsidRPr="00063598">
        <w:rPr>
          <w:sz w:val="22"/>
          <w:szCs w:val="22"/>
        </w:rPr>
        <w:t xml:space="preserve">. When a ticker is first requested, its model is loaded and cached, significantly reducing response time for subsequent requests. The caching system operates independently per worker, enabling parallelism across distributed inference servers. Since the pipeline is designed </w:t>
      </w:r>
      <w:r w:rsidR="00A00B82" w:rsidRPr="00063598">
        <w:rPr>
          <w:sz w:val="22"/>
          <w:szCs w:val="22"/>
        </w:rPr>
        <w:t>stateless</w:t>
      </w:r>
      <w:r w:rsidRPr="00063598">
        <w:rPr>
          <w:sz w:val="22"/>
          <w:szCs w:val="22"/>
        </w:rPr>
        <w:t>, Modal can spin up any number of concurrent workers, each applying identical pipeline states, ensuring consistency at scale.</w:t>
      </w:r>
      <w:r w:rsidR="00E34A59">
        <w:rPr>
          <w:sz w:val="22"/>
          <w:szCs w:val="22"/>
        </w:rPr>
        <w:t xml:space="preserve"> </w:t>
      </w:r>
      <w:r w:rsidRPr="00063598">
        <w:rPr>
          <w:sz w:val="22"/>
          <w:szCs w:val="22"/>
        </w:rPr>
        <w:lastRenderedPageBreak/>
        <w:t>The APIs return standardi</w:t>
      </w:r>
      <w:r w:rsidR="00A00B82">
        <w:rPr>
          <w:sz w:val="22"/>
          <w:szCs w:val="22"/>
        </w:rPr>
        <w:t>s</w:t>
      </w:r>
      <w:r w:rsidRPr="00063598">
        <w:rPr>
          <w:sz w:val="22"/>
          <w:szCs w:val="22"/>
        </w:rPr>
        <w:t>ed JSON responses that include predicted labels, class probabilities, and metadata describing the applied preprocessing states and model identifiers. This format ensures downstream applications</w:t>
      </w:r>
      <w:r w:rsidR="002A6784">
        <w:rPr>
          <w:sz w:val="22"/>
          <w:szCs w:val="22"/>
        </w:rPr>
        <w:t xml:space="preserve"> </w:t>
      </w:r>
      <w:r w:rsidRPr="00063598">
        <w:rPr>
          <w:sz w:val="22"/>
          <w:szCs w:val="22"/>
        </w:rPr>
        <w:t>can parse results easily and interpret them in the context of the underlying transformations.</w:t>
      </w:r>
    </w:p>
    <w:p w14:paraId="4CC7868B" w14:textId="19188200" w:rsidR="008544B2" w:rsidRDefault="00063598" w:rsidP="00FF0099">
      <w:pPr>
        <w:pStyle w:val="NormalWeb"/>
        <w:spacing w:before="0" w:beforeAutospacing="0" w:after="120" w:afterAutospacing="0"/>
        <w:jc w:val="both"/>
        <w:rPr>
          <w:sz w:val="22"/>
          <w:szCs w:val="22"/>
        </w:rPr>
      </w:pPr>
      <w:r w:rsidRPr="00063598">
        <w:rPr>
          <w:sz w:val="22"/>
          <w:szCs w:val="22"/>
        </w:rPr>
        <w:t>Together, these deployment strategies allow seamless transition from research to production. Local servers provide the flexibility for iterative development, while Modal’s cloud-based infrastructure ensures scalability and reliability under real-world conditions. The architecture combines the transparency of detailed metadata with the robustness of stateless design, supporting both performance and interpretability.</w:t>
      </w:r>
    </w:p>
    <w:p w14:paraId="0E8D40CF" w14:textId="04A45924" w:rsidR="0074297B" w:rsidRDefault="0074297B" w:rsidP="000E23F7">
      <w:pPr>
        <w:pStyle w:val="Heading4"/>
        <w:spacing w:before="120" w:after="120"/>
      </w:pPr>
      <w:r>
        <w:t>Explainable AI (XAI) Integration</w:t>
      </w:r>
    </w:p>
    <w:p w14:paraId="6F5929CB" w14:textId="02A25902" w:rsidR="0074297B" w:rsidRPr="0074297B" w:rsidRDefault="0074297B" w:rsidP="000E23F7">
      <w:pPr>
        <w:pStyle w:val="NormalWeb"/>
        <w:spacing w:before="0" w:beforeAutospacing="0" w:after="120" w:afterAutospacing="0"/>
        <w:jc w:val="both"/>
        <w:rPr>
          <w:sz w:val="22"/>
          <w:szCs w:val="22"/>
          <w:lang w:val="en-US"/>
        </w:rPr>
      </w:pPr>
      <w:r w:rsidRPr="0074297B">
        <w:rPr>
          <w:sz w:val="22"/>
          <w:szCs w:val="22"/>
        </w:rPr>
        <w:t>To validate feature selection and provide interpretability, the system incorporates explainable AI techniques during model evaluation. SHAP (Shapley Additive Explanations) and Integrated Gradients were applied to trained models to attribute predictive importance to individual input features. Analysis consistently showed that the basic OHLCV indicators</w:t>
      </w:r>
      <w:r w:rsidR="00654C1F">
        <w:rPr>
          <w:sz w:val="22"/>
          <w:szCs w:val="22"/>
        </w:rPr>
        <w:t xml:space="preserve"> </w:t>
      </w:r>
      <w:r w:rsidRPr="0074297B">
        <w:rPr>
          <w:sz w:val="22"/>
          <w:szCs w:val="22"/>
        </w:rPr>
        <w:t>were the most influential variables driving model predictions. This finding aligns with prior financial forecasting literature, confirming that OHLCV serves as a stable and reliable foundation for trend prediction tasks</w:t>
      </w:r>
      <w:r w:rsidR="009D4B30">
        <w:rPr>
          <w:sz w:val="22"/>
          <w:szCs w:val="22"/>
        </w:rPr>
        <w:t xml:space="preserve"> (Figure 15, 16</w:t>
      </w:r>
      <w:r w:rsidR="007527F2">
        <w:rPr>
          <w:sz w:val="22"/>
          <w:szCs w:val="22"/>
        </w:rPr>
        <w:t>, 17</w:t>
      </w:r>
      <w:r w:rsidR="009D4B30">
        <w:rPr>
          <w:sz w:val="22"/>
          <w:szCs w:val="22"/>
        </w:rPr>
        <w:t>)</w:t>
      </w:r>
      <w:r w:rsidRPr="0074297B">
        <w:rPr>
          <w:sz w:val="22"/>
          <w:szCs w:val="22"/>
        </w:rPr>
        <w:t>.</w:t>
      </w:r>
    </w:p>
    <w:p w14:paraId="07D8A915" w14:textId="54AEBC8E" w:rsidR="00802B17" w:rsidRPr="00CA094A" w:rsidRDefault="0074297B" w:rsidP="000E23F7">
      <w:pPr>
        <w:pStyle w:val="NormalWeb"/>
        <w:spacing w:before="0" w:beforeAutospacing="0" w:after="120" w:afterAutospacing="0"/>
        <w:jc w:val="both"/>
        <w:rPr>
          <w:sz w:val="22"/>
          <w:szCs w:val="22"/>
        </w:rPr>
      </w:pPr>
      <w:r w:rsidRPr="0074297B">
        <w:rPr>
          <w:sz w:val="22"/>
          <w:szCs w:val="22"/>
        </w:rPr>
        <w:t>The use of XAI not only supports transparency but also justifies the system’s design choice to prioriti</w:t>
      </w:r>
      <w:r w:rsidR="00283485">
        <w:rPr>
          <w:sz w:val="22"/>
          <w:szCs w:val="22"/>
        </w:rPr>
        <w:t>s</w:t>
      </w:r>
      <w:r w:rsidRPr="0074297B">
        <w:rPr>
          <w:sz w:val="22"/>
          <w:szCs w:val="22"/>
        </w:rPr>
        <w:t>e OHLCV features in model training, ensuring that the pipeline remains both interpretable and grounded in empirically validated predictors.</w:t>
      </w:r>
      <w:r w:rsidR="008540B1">
        <w:rPr>
          <w:sz w:val="22"/>
          <w:szCs w:val="22"/>
        </w:rPr>
        <w:t xml:space="preserve"> </w:t>
      </w:r>
    </w:p>
    <w:p w14:paraId="4EB5ACD5" w14:textId="64825E66" w:rsidR="00DC5637" w:rsidRDefault="00DC5637" w:rsidP="002D2746">
      <w:pPr>
        <w:pStyle w:val="Heading3"/>
        <w:spacing w:before="0" w:after="120"/>
      </w:pPr>
      <w:bookmarkStart w:id="32" w:name="_Toc209562163"/>
      <w:r>
        <w:t>Sentiment analysis</w:t>
      </w:r>
      <w:bookmarkEnd w:id="32"/>
    </w:p>
    <w:p w14:paraId="161EC165" w14:textId="1E829EDE" w:rsidR="0001215B" w:rsidRDefault="0001215B" w:rsidP="002D2746">
      <w:pPr>
        <w:pStyle w:val="NormalWeb"/>
        <w:spacing w:before="0" w:beforeAutospacing="0" w:after="120" w:afterAutospacing="0"/>
        <w:jc w:val="both"/>
        <w:rPr>
          <w:sz w:val="22"/>
          <w:szCs w:val="22"/>
        </w:rPr>
      </w:pPr>
      <w:r w:rsidRPr="0001215B">
        <w:rPr>
          <w:sz w:val="22"/>
          <w:szCs w:val="22"/>
        </w:rPr>
        <w:t>In contemporary financial markets, sentiment has become a powerful force that frequently dictates short term price movements. A single tweet, regulatory announcement or company press release can trigger unexpected fluctuations, leading to both sudden gains and sharp losses. Recognising this undeniable dynamic, our team designed and implemented a Sentiment Analysis Pipeline to ensure that the Kitto platform is not only technically rigorous but also responsive to the contextual drivers of the market.</w:t>
      </w:r>
    </w:p>
    <w:p w14:paraId="66970F57" w14:textId="7040F2B6" w:rsidR="006679C2" w:rsidRDefault="006679C2" w:rsidP="002D2746">
      <w:pPr>
        <w:pStyle w:val="NormalWeb"/>
        <w:spacing w:before="0" w:beforeAutospacing="0" w:after="120" w:afterAutospacing="0"/>
        <w:jc w:val="both"/>
        <w:rPr>
          <w:sz w:val="22"/>
          <w:szCs w:val="22"/>
          <w:lang w:val="en-US"/>
        </w:rPr>
      </w:pPr>
      <w:r w:rsidRPr="006679C2">
        <w:rPr>
          <w:sz w:val="22"/>
          <w:szCs w:val="22"/>
          <w:lang w:val="en-US"/>
        </w:rPr>
        <w:t xml:space="preserve">The purpose of this pipeline is twofold. First, it provides an accurate daily sentiment score that is directly integrated into the stock price prediction pipeline, allowing our models to remain sensitive to the prevailing mood of the market. Second, it offers detailed and reliable financial report </w:t>
      </w:r>
      <w:proofErr w:type="spellStart"/>
      <w:r w:rsidR="003C518A" w:rsidRPr="006679C2">
        <w:rPr>
          <w:sz w:val="22"/>
          <w:szCs w:val="22"/>
          <w:lang w:val="en-US"/>
        </w:rPr>
        <w:t>summari</w:t>
      </w:r>
      <w:r w:rsidR="003C518A">
        <w:rPr>
          <w:sz w:val="22"/>
          <w:szCs w:val="22"/>
          <w:lang w:val="en-US"/>
        </w:rPr>
        <w:t>s</w:t>
      </w:r>
      <w:r w:rsidR="003C518A" w:rsidRPr="006679C2">
        <w:rPr>
          <w:sz w:val="22"/>
          <w:szCs w:val="22"/>
          <w:lang w:val="en-US"/>
        </w:rPr>
        <w:t>ation</w:t>
      </w:r>
      <w:proofErr w:type="spellEnd"/>
      <w:r w:rsidRPr="006679C2">
        <w:rPr>
          <w:sz w:val="22"/>
          <w:szCs w:val="22"/>
          <w:lang w:val="en-US"/>
        </w:rPr>
        <w:t xml:space="preserve"> and sentiment analysis, enabling both the system and its users to quickly interpret the likely impact of financial disclosures without the need for manual review. This dual capability ensures that Kitto is robust against sudden market movements while also equipping users with accessible insights.</w:t>
      </w:r>
    </w:p>
    <w:p w14:paraId="653F3CA8" w14:textId="77777777" w:rsidR="00351EC0" w:rsidRDefault="003C518A" w:rsidP="00351EC0">
      <w:pPr>
        <w:pStyle w:val="NormalWeb"/>
        <w:keepNext/>
        <w:spacing w:before="0" w:beforeAutospacing="0" w:after="120" w:afterAutospacing="0"/>
        <w:jc w:val="both"/>
      </w:pPr>
      <w:r>
        <w:rPr>
          <w:noProof/>
          <w:sz w:val="22"/>
          <w:szCs w:val="22"/>
          <w:lang w:val="en-US"/>
        </w:rPr>
        <w:drawing>
          <wp:inline distT="0" distB="0" distL="0" distR="0" wp14:anchorId="7F449CCE" wp14:editId="72A4D441">
            <wp:extent cx="6840220" cy="942975"/>
            <wp:effectExtent l="0" t="0" r="0" b="9525"/>
            <wp:docPr id="1316530395" name="Picture 6"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30395" name="Picture 6" descr="A logo on a black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40220" cy="942975"/>
                    </a:xfrm>
                    <a:prstGeom prst="rect">
                      <a:avLst/>
                    </a:prstGeom>
                  </pic:spPr>
                </pic:pic>
              </a:graphicData>
            </a:graphic>
          </wp:inline>
        </w:drawing>
      </w:r>
    </w:p>
    <w:p w14:paraId="73FA307F" w14:textId="22C9EA0B" w:rsidR="003C518A" w:rsidRPr="006679C2" w:rsidRDefault="00351EC0" w:rsidP="00351EC0">
      <w:pPr>
        <w:pStyle w:val="Caption"/>
        <w:jc w:val="center"/>
        <w:rPr>
          <w:sz w:val="22"/>
          <w:szCs w:val="22"/>
          <w:lang w:val="en-US"/>
        </w:rPr>
      </w:pPr>
      <w:bookmarkStart w:id="33" w:name="_Toc209559360"/>
      <w:r>
        <w:t xml:space="preserve">Figure </w:t>
      </w:r>
      <w:r>
        <w:fldChar w:fldCharType="begin"/>
      </w:r>
      <w:r>
        <w:instrText xml:space="preserve"> SEQ Figure \* ARABIC </w:instrText>
      </w:r>
      <w:r>
        <w:fldChar w:fldCharType="separate"/>
      </w:r>
      <w:r w:rsidR="00BA62BA">
        <w:rPr>
          <w:noProof/>
        </w:rPr>
        <w:t>5</w:t>
      </w:r>
      <w:r>
        <w:fldChar w:fldCharType="end"/>
      </w:r>
      <w:r>
        <w:t>. Sentiment analysis pipeline</w:t>
      </w:r>
      <w:bookmarkEnd w:id="33"/>
    </w:p>
    <w:p w14:paraId="10E1EE33" w14:textId="63BA8310" w:rsidR="006679C2" w:rsidRPr="006679C2" w:rsidRDefault="006679C2" w:rsidP="002D2746">
      <w:pPr>
        <w:pStyle w:val="NormalWeb"/>
        <w:spacing w:before="0" w:beforeAutospacing="0" w:after="120" w:afterAutospacing="0"/>
        <w:jc w:val="both"/>
        <w:rPr>
          <w:sz w:val="22"/>
          <w:szCs w:val="22"/>
          <w:lang w:val="en-US"/>
        </w:rPr>
      </w:pPr>
      <w:r w:rsidRPr="006679C2">
        <w:rPr>
          <w:sz w:val="22"/>
          <w:szCs w:val="22"/>
          <w:lang w:val="en-US"/>
        </w:rPr>
        <w:t xml:space="preserve">From a technical standpoint, the pipeline was implemented in two distinct but complementary components. The </w:t>
      </w:r>
      <w:r w:rsidR="00ED3CD3" w:rsidRPr="006679C2">
        <w:rPr>
          <w:sz w:val="22"/>
          <w:szCs w:val="22"/>
          <w:lang w:val="en-US"/>
        </w:rPr>
        <w:t>news-based</w:t>
      </w:r>
      <w:r w:rsidRPr="006679C2">
        <w:rPr>
          <w:sz w:val="22"/>
          <w:szCs w:val="22"/>
          <w:lang w:val="en-US"/>
        </w:rPr>
        <w:t xml:space="preserve"> sentiment pipeline focuses on external market signals. All relevant news articles, including titles, links and sentiment scores, are sourced primarily from the End of Day Historical Data (EODHD) API, with Alpha Vantage integrated as an alternative provider to guarantee continuity. Given the transient nature of financial news, only articles from March 2022 onwards are collected, ensuring that the dataset remains current and applicable to modern market conditions. For each tracked stock, daily news items are retrieved, processed and stored. The sentiment scores derived from these news articles are then </w:t>
      </w:r>
      <w:r w:rsidR="009B2839">
        <w:rPr>
          <w:sz w:val="22"/>
          <w:szCs w:val="22"/>
          <w:lang w:val="en-US"/>
        </w:rPr>
        <w:t>used</w:t>
      </w:r>
      <w:r w:rsidRPr="006679C2">
        <w:rPr>
          <w:sz w:val="22"/>
          <w:szCs w:val="22"/>
          <w:lang w:val="en-US"/>
        </w:rPr>
        <w:t xml:space="preserve"> as an additional feature column to the stock price prediction pipeline, thereby creating sentiment aware forecasting models. </w:t>
      </w:r>
      <w:r w:rsidR="00C17CA7">
        <w:rPr>
          <w:sz w:val="22"/>
          <w:szCs w:val="22"/>
          <w:lang w:val="en-US"/>
        </w:rPr>
        <w:t>Meanwhile</w:t>
      </w:r>
      <w:r w:rsidRPr="006679C2">
        <w:rPr>
          <w:sz w:val="22"/>
          <w:szCs w:val="22"/>
          <w:lang w:val="en-US"/>
        </w:rPr>
        <w:t xml:space="preserve">, the same news items are displayed on the platform’s </w:t>
      </w:r>
      <w:proofErr w:type="spellStart"/>
      <w:r w:rsidRPr="006679C2">
        <w:rPr>
          <w:sz w:val="22"/>
          <w:szCs w:val="22"/>
          <w:lang w:val="en-US"/>
        </w:rPr>
        <w:t>arket</w:t>
      </w:r>
      <w:proofErr w:type="spellEnd"/>
      <w:r w:rsidRPr="006679C2">
        <w:rPr>
          <w:sz w:val="22"/>
          <w:szCs w:val="22"/>
          <w:lang w:val="en-US"/>
        </w:rPr>
        <w:t xml:space="preserve"> page, where users may view up to date articles and follow direct links to the original sources. In this way, the pipeline benefits both the predictive modelling process and the end user experience, creating a system that is technically robust and practically informative.</w:t>
      </w:r>
    </w:p>
    <w:p w14:paraId="16756FB8" w14:textId="2400C469" w:rsidR="006679C2" w:rsidRPr="006679C2" w:rsidRDefault="006679C2" w:rsidP="002D2746">
      <w:pPr>
        <w:pStyle w:val="NormalWeb"/>
        <w:spacing w:before="0" w:beforeAutospacing="0" w:after="120" w:afterAutospacing="0"/>
        <w:jc w:val="both"/>
        <w:rPr>
          <w:sz w:val="22"/>
          <w:szCs w:val="22"/>
          <w:lang w:val="en-US"/>
        </w:rPr>
      </w:pPr>
      <w:r w:rsidRPr="006679C2">
        <w:rPr>
          <w:sz w:val="22"/>
          <w:szCs w:val="22"/>
          <w:lang w:val="en-US"/>
        </w:rPr>
        <w:t xml:space="preserve">The financial report sentiment pipeline, by contrast, deals with structured corporate disclosures and is deliberately designed to </w:t>
      </w:r>
      <w:proofErr w:type="spellStart"/>
      <w:r w:rsidRPr="006679C2">
        <w:rPr>
          <w:sz w:val="22"/>
          <w:szCs w:val="22"/>
          <w:lang w:val="en-US"/>
        </w:rPr>
        <w:t>minimise</w:t>
      </w:r>
      <w:proofErr w:type="spellEnd"/>
      <w:r w:rsidRPr="006679C2">
        <w:rPr>
          <w:sz w:val="22"/>
          <w:szCs w:val="22"/>
          <w:lang w:val="en-US"/>
        </w:rPr>
        <w:t xml:space="preserve"> external bias. Here, the data is drawn directly from the reports themselves rather than from secondary news commentary. Users can upload financial reports in a wide range of formats, including PDF, Word and </w:t>
      </w:r>
      <w:r w:rsidR="00290C22" w:rsidRPr="006679C2">
        <w:rPr>
          <w:sz w:val="22"/>
          <w:szCs w:val="22"/>
          <w:lang w:val="en-US"/>
        </w:rPr>
        <w:t>image-based</w:t>
      </w:r>
      <w:r w:rsidRPr="006679C2">
        <w:rPr>
          <w:sz w:val="22"/>
          <w:szCs w:val="22"/>
          <w:lang w:val="en-US"/>
        </w:rPr>
        <w:t xml:space="preserve"> documents. To ensure consistency, an optical character recognition (OCR) stage is applied to scanned or </w:t>
      </w:r>
      <w:r w:rsidR="00290C22" w:rsidRPr="006679C2">
        <w:rPr>
          <w:sz w:val="22"/>
          <w:szCs w:val="22"/>
          <w:lang w:val="en-US"/>
        </w:rPr>
        <w:t>image-based</w:t>
      </w:r>
      <w:r w:rsidRPr="006679C2">
        <w:rPr>
          <w:sz w:val="22"/>
          <w:szCs w:val="22"/>
          <w:lang w:val="en-US"/>
        </w:rPr>
        <w:t xml:space="preserve"> files, converting them into raw text. This raw text is then passed through </w:t>
      </w:r>
      <w:proofErr w:type="spellStart"/>
      <w:r w:rsidRPr="006679C2">
        <w:rPr>
          <w:sz w:val="22"/>
          <w:szCs w:val="22"/>
          <w:lang w:val="en-US"/>
        </w:rPr>
        <w:t>MarkItDown</w:t>
      </w:r>
      <w:proofErr w:type="spellEnd"/>
      <w:r w:rsidRPr="006679C2">
        <w:rPr>
          <w:sz w:val="22"/>
          <w:szCs w:val="22"/>
          <w:lang w:val="en-US"/>
        </w:rPr>
        <w:t xml:space="preserve">, which </w:t>
      </w:r>
      <w:proofErr w:type="spellStart"/>
      <w:r w:rsidRPr="006679C2">
        <w:rPr>
          <w:sz w:val="22"/>
          <w:szCs w:val="22"/>
          <w:lang w:val="en-US"/>
        </w:rPr>
        <w:t>normalises</w:t>
      </w:r>
      <w:proofErr w:type="spellEnd"/>
      <w:r w:rsidRPr="006679C2">
        <w:rPr>
          <w:sz w:val="22"/>
          <w:szCs w:val="22"/>
          <w:lang w:val="en-US"/>
        </w:rPr>
        <w:t xml:space="preserve"> the content into markdown format, a representation that is both lightweight and efficient for processing by</w:t>
      </w:r>
      <w:r w:rsidR="009E18D3">
        <w:rPr>
          <w:sz w:val="22"/>
          <w:szCs w:val="22"/>
          <w:lang w:val="en-US"/>
        </w:rPr>
        <w:t xml:space="preserve"> LLMs</w:t>
      </w:r>
      <w:r w:rsidRPr="006679C2">
        <w:rPr>
          <w:sz w:val="22"/>
          <w:szCs w:val="22"/>
          <w:lang w:val="en-US"/>
        </w:rPr>
        <w:t xml:space="preserve">. The </w:t>
      </w:r>
      <w:proofErr w:type="spellStart"/>
      <w:r w:rsidRPr="006679C2">
        <w:rPr>
          <w:sz w:val="22"/>
          <w:szCs w:val="22"/>
          <w:lang w:val="en-US"/>
        </w:rPr>
        <w:t>normalised</w:t>
      </w:r>
      <w:proofErr w:type="spellEnd"/>
      <w:r w:rsidRPr="006679C2">
        <w:rPr>
          <w:sz w:val="22"/>
          <w:szCs w:val="22"/>
          <w:lang w:val="en-US"/>
        </w:rPr>
        <w:t xml:space="preserve"> content, together with </w:t>
      </w:r>
      <w:r w:rsidR="00232D8B">
        <w:rPr>
          <w:sz w:val="22"/>
          <w:szCs w:val="22"/>
          <w:lang w:val="en-US"/>
        </w:rPr>
        <w:t xml:space="preserve">our </w:t>
      </w:r>
      <w:r w:rsidRPr="006679C2">
        <w:rPr>
          <w:sz w:val="22"/>
          <w:szCs w:val="22"/>
          <w:lang w:val="en-US"/>
        </w:rPr>
        <w:t xml:space="preserve">constructed system prompts, is sent to the Gemini API, </w:t>
      </w:r>
      <w:r w:rsidR="00473F12">
        <w:rPr>
          <w:sz w:val="22"/>
          <w:szCs w:val="22"/>
          <w:lang w:val="en-US"/>
        </w:rPr>
        <w:t>returning</w:t>
      </w:r>
      <w:r w:rsidRPr="006679C2">
        <w:rPr>
          <w:sz w:val="22"/>
          <w:szCs w:val="22"/>
          <w:lang w:val="en-US"/>
        </w:rPr>
        <w:t xml:space="preserve"> a structured summary of the report alongside a sentiment evaluation. This process delivers a concise yet comprehensive understanding of the report’s implications, saving users considerable time and effort. For efficiency reasons, and given the high volume of reports </w:t>
      </w:r>
      <w:r w:rsidRPr="006679C2">
        <w:rPr>
          <w:sz w:val="22"/>
          <w:szCs w:val="22"/>
          <w:lang w:val="en-US"/>
        </w:rPr>
        <w:lastRenderedPageBreak/>
        <w:t xml:space="preserve">processed, the </w:t>
      </w:r>
      <w:proofErr w:type="spellStart"/>
      <w:r w:rsidRPr="006679C2">
        <w:rPr>
          <w:sz w:val="22"/>
          <w:szCs w:val="22"/>
          <w:lang w:val="en-US"/>
        </w:rPr>
        <w:t>analysed</w:t>
      </w:r>
      <w:proofErr w:type="spellEnd"/>
      <w:r w:rsidRPr="006679C2">
        <w:rPr>
          <w:sz w:val="22"/>
          <w:szCs w:val="22"/>
          <w:lang w:val="en-US"/>
        </w:rPr>
        <w:t xml:space="preserve"> data is stored in the system’s database with a retention period of three days, after which it is removed to </w:t>
      </w:r>
      <w:proofErr w:type="spellStart"/>
      <w:r w:rsidRPr="006679C2">
        <w:rPr>
          <w:sz w:val="22"/>
          <w:szCs w:val="22"/>
          <w:lang w:val="en-US"/>
        </w:rPr>
        <w:t>optimise</w:t>
      </w:r>
      <w:proofErr w:type="spellEnd"/>
      <w:r w:rsidRPr="006679C2">
        <w:rPr>
          <w:sz w:val="22"/>
          <w:szCs w:val="22"/>
          <w:lang w:val="en-US"/>
        </w:rPr>
        <w:t xml:space="preserve"> memory usage without compromising user access to recent results.</w:t>
      </w:r>
    </w:p>
    <w:p w14:paraId="411A686C" w14:textId="5936A172" w:rsidR="004F219E" w:rsidRPr="003C518A" w:rsidRDefault="006679C2" w:rsidP="003C518A">
      <w:pPr>
        <w:pStyle w:val="NormalWeb"/>
        <w:spacing w:before="0" w:beforeAutospacing="0" w:after="120" w:afterAutospacing="0"/>
        <w:jc w:val="both"/>
        <w:rPr>
          <w:sz w:val="22"/>
          <w:szCs w:val="22"/>
        </w:rPr>
      </w:pPr>
      <w:r w:rsidRPr="2E479705">
        <w:rPr>
          <w:sz w:val="22"/>
          <w:szCs w:val="22"/>
        </w:rPr>
        <w:t>In conclusion, the sentiment analysis pipeline significantly enhances both the resilience and usability of the Kitto platform. By combining daily sentiment scores from market news with on demand financial report analysis, it ensures that the system does not rely exclusively on technical indicators but is instead informed by the broader market environment.</w:t>
      </w:r>
    </w:p>
    <w:p w14:paraId="381CCFB6" w14:textId="601D2250" w:rsidR="00B44273" w:rsidRDefault="00DC5637" w:rsidP="002D2746">
      <w:pPr>
        <w:pStyle w:val="Heading3"/>
        <w:spacing w:before="120" w:after="120"/>
      </w:pPr>
      <w:bookmarkStart w:id="34" w:name="_Toc209562164"/>
      <w:r>
        <w:t>Web</w:t>
      </w:r>
      <w:r w:rsidR="00C00C24">
        <w:t xml:space="preserve"> platform</w:t>
      </w:r>
      <w:bookmarkEnd w:id="34"/>
    </w:p>
    <w:p w14:paraId="2E598373" w14:textId="6891BFEF" w:rsidR="00E8287F" w:rsidRDefault="00E8287F" w:rsidP="002D2746">
      <w:pPr>
        <w:spacing w:after="120"/>
      </w:pPr>
      <w:r>
        <w:t xml:space="preserve">The central access point for all features of our system is the web platform, named Kitto. It is designed as the primary hub through which users interact with every component of the solution, ranging from predictive models to sentiment analysis and portfolio management. The platform serves as </w:t>
      </w:r>
      <w:r w:rsidR="002D2746">
        <w:t>a</w:t>
      </w:r>
      <w:r>
        <w:t xml:space="preserve"> </w:t>
      </w:r>
      <w:r w:rsidR="00F356BC">
        <w:t xml:space="preserve">channel </w:t>
      </w:r>
      <w:r>
        <w:t>that translates complex processes into an accessible and intuitive experience. In doing so, it reduces the cognitive burden placed on users, ensuring that the full breadth of the system’s capabilities can be utilised without requiring specialist knowledge or lengthy onboarding.</w:t>
      </w:r>
    </w:p>
    <w:p w14:paraId="31DA2153" w14:textId="687173BF" w:rsidR="00E8287F" w:rsidRDefault="00E8287F" w:rsidP="002D2746">
      <w:pPr>
        <w:spacing w:after="120"/>
      </w:pPr>
      <w:r>
        <w:t xml:space="preserve">From a design perspective, the web platform has been guided extensively by established principles of human–computer interaction, particularly the Nielsen ten heuristics for usability. Wherever possible, these principles have been implemented directly into the interface. For example, the number of options presented at any one time is deliberately limited </w:t>
      </w:r>
      <w:r w:rsidR="005638BD">
        <w:t>to</w:t>
      </w:r>
      <w:r>
        <w:t xml:space="preserve"> reduce decision fatigue and lower cognitive load. Similarly, multi-theme support has been incorporated, allowing users to select between themes according to personal preference, which improves comfort and accessibility. The avoidance of unnecessary animations or visual effects reflects a further design decision to accommodate users who may be sensitive to distraction, such as those with attention-related symptoms.</w:t>
      </w:r>
      <w:r w:rsidR="004336C6">
        <w:t xml:space="preserve"> Moreover, t</w:t>
      </w:r>
      <w:r>
        <w:t>he platform also embodies the principles of modern, minimal and aesthetic design. Each interface element is crafted to convey a single, clear function rather than overloading the user with excessive information. Text displayed on screen is deliberately free from jargon wherever a simpler equivalent exists, the aim being to improve comprehension without diluting technical accuracy</w:t>
      </w:r>
      <w:r w:rsidR="000D1906">
        <w:t>.</w:t>
      </w:r>
      <w:r>
        <w:t xml:space="preserve"> </w:t>
      </w:r>
      <w:r w:rsidR="00294FF5">
        <w:t xml:space="preserve">Responsive design is also supported via Tailwind CSS breakpoints, allowing the platform to adapt seamlessly to different devices. This adaptability is essential given the increasing diversity of user devices and the expectation that modern platforms should operate consistently across all of them. </w:t>
      </w:r>
      <w:r>
        <w:t>The overall result is an environment that is professional, modern and accessible to a broad range of users, irrespective of their level of financial or technical expertise.</w:t>
      </w:r>
    </w:p>
    <w:p w14:paraId="7BC4D36E" w14:textId="74E8A02F" w:rsidR="00BD7F99" w:rsidRPr="00BD7F99" w:rsidRDefault="00E8287F" w:rsidP="002D2746">
      <w:pPr>
        <w:spacing w:after="120"/>
      </w:pPr>
      <w:r>
        <w:t xml:space="preserve">Finally, to maintain relevance and ensure that the platform continues to feel contemporary, the team has engaged in regular design research sessions. Sources of inspiration include well-established </w:t>
      </w:r>
      <w:r w:rsidR="009B03B4">
        <w:t>platforms,</w:t>
      </w:r>
      <w:r>
        <w:t xml:space="preserve"> and design showcases such as </w:t>
      </w:r>
      <w:r w:rsidR="002B3098">
        <w:t>Dribble</w:t>
      </w:r>
      <w:r>
        <w:t xml:space="preserve"> and Pinterest, offer</w:t>
      </w:r>
      <w:r w:rsidR="009B03B4">
        <w:t>ing</w:t>
      </w:r>
      <w:r>
        <w:t xml:space="preserve"> valuable insight into current trends in interface design. These sessions not only ensured that the platform remained visually appealing but also helped to reinforce the principle that functionality alone is insufficient for user adoption</w:t>
      </w:r>
      <w:r w:rsidR="003476E5">
        <w:t xml:space="preserve"> but rather</w:t>
      </w:r>
      <w:r>
        <w:t xml:space="preserve"> usability and accessibility</w:t>
      </w:r>
      <w:r w:rsidR="002C58F2">
        <w:t xml:space="preserve"> that fit</w:t>
      </w:r>
      <w:r w:rsidR="00F356BC">
        <w:t xml:space="preserve"> to</w:t>
      </w:r>
      <w:r>
        <w:t xml:space="preserve"> the needs of its users.</w:t>
      </w:r>
    </w:p>
    <w:p w14:paraId="729B6727" w14:textId="14D795AF" w:rsidR="008247A8" w:rsidRDefault="00E968D8" w:rsidP="008247A8">
      <w:pPr>
        <w:rPr>
          <w:lang w:val="en-US"/>
        </w:rPr>
      </w:pPr>
      <w:r w:rsidRPr="00E968D8">
        <w:rPr>
          <w:lang w:val="en-US"/>
        </w:rPr>
        <w:t>On the technical side, the platform is divided into four submodules, each responsible for a distinct aspect of functionality. This modular approach allows the system to remain scalable, maintainable and easier to extend in future iterations.</w:t>
      </w:r>
    </w:p>
    <w:p w14:paraId="5855F35A" w14:textId="2A2D4920" w:rsidR="00A3623E" w:rsidRPr="007F789E" w:rsidRDefault="008247A8" w:rsidP="002D2746">
      <w:pPr>
        <w:pStyle w:val="Heading4"/>
        <w:spacing w:before="120" w:after="120"/>
        <w:rPr>
          <w:i w:val="0"/>
          <w:iCs w:val="0"/>
        </w:rPr>
      </w:pPr>
      <w:r w:rsidRPr="007F789E">
        <w:rPr>
          <w:i w:val="0"/>
          <w:iCs w:val="0"/>
        </w:rPr>
        <w:t>Core Web System</w:t>
      </w:r>
    </w:p>
    <w:p w14:paraId="3953601B" w14:textId="6BDE7E5A" w:rsidR="00531A6C" w:rsidRPr="00531A6C" w:rsidRDefault="00531A6C" w:rsidP="002D2746">
      <w:pPr>
        <w:spacing w:after="120"/>
        <w:rPr>
          <w:rFonts w:eastAsia="Times New Roman" w:cs="Times New Roman"/>
          <w:lang w:val="en-US"/>
        </w:rPr>
      </w:pPr>
      <w:r w:rsidRPr="00531A6C">
        <w:rPr>
          <w:rFonts w:eastAsia="Times New Roman" w:cs="Times New Roman"/>
          <w:lang w:val="en-US"/>
        </w:rPr>
        <w:t xml:space="preserve">The Core Web System was designed as the backbone of the platform, providing the structural and functional base upon which all other features depend. In developing this module, the team </w:t>
      </w:r>
      <w:proofErr w:type="spellStart"/>
      <w:r w:rsidRPr="00531A6C">
        <w:rPr>
          <w:rFonts w:eastAsia="Times New Roman" w:cs="Times New Roman"/>
          <w:lang w:val="en-US"/>
        </w:rPr>
        <w:t>prioritised</w:t>
      </w:r>
      <w:proofErr w:type="spellEnd"/>
      <w:r w:rsidRPr="00531A6C">
        <w:rPr>
          <w:rFonts w:eastAsia="Times New Roman" w:cs="Times New Roman"/>
          <w:lang w:val="en-US"/>
        </w:rPr>
        <w:t xml:space="preserve"> technologies that could deliver high performance, long-term maintainability and seamless integration across the full stack. Each decision was guided by the principle of selecting tools that were not only technically strong but also widely </w:t>
      </w:r>
      <w:proofErr w:type="spellStart"/>
      <w:r w:rsidRPr="00531A6C">
        <w:rPr>
          <w:rFonts w:eastAsia="Times New Roman" w:cs="Times New Roman"/>
          <w:lang w:val="en-US"/>
        </w:rPr>
        <w:t>recognised</w:t>
      </w:r>
      <w:proofErr w:type="spellEnd"/>
      <w:r w:rsidRPr="00531A6C">
        <w:rPr>
          <w:rFonts w:eastAsia="Times New Roman" w:cs="Times New Roman"/>
          <w:lang w:val="en-US"/>
        </w:rPr>
        <w:t>, thereby ensuring both current reliability and future extensibility.</w:t>
      </w:r>
    </w:p>
    <w:p w14:paraId="20E296E5" w14:textId="551C38D7" w:rsidR="00531A6C" w:rsidRPr="00531A6C" w:rsidRDefault="0071398F" w:rsidP="002D2746">
      <w:pPr>
        <w:spacing w:after="120"/>
        <w:rPr>
          <w:rFonts w:eastAsia="Times New Roman" w:cs="Times New Roman"/>
          <w:lang w:val="en-US"/>
        </w:rPr>
      </w:pPr>
      <w:r w:rsidRPr="0071398F">
        <w:rPr>
          <w:rFonts w:eastAsia="Times New Roman" w:cs="Times New Roman"/>
        </w:rPr>
        <w:t>The decision to build on Next.js was central to this design</w:t>
      </w:r>
      <w:r w:rsidR="00531A6C" w:rsidRPr="00531A6C">
        <w:rPr>
          <w:rFonts w:eastAsia="Times New Roman" w:cs="Times New Roman"/>
          <w:lang w:val="en-US"/>
        </w:rPr>
        <w:t xml:space="preserve">. As a React-based environment, Next.js supports both client-side and server-side rendering, giving the flexibility to </w:t>
      </w:r>
      <w:proofErr w:type="spellStart"/>
      <w:r w:rsidR="00531A6C" w:rsidRPr="00531A6C">
        <w:rPr>
          <w:rFonts w:eastAsia="Times New Roman" w:cs="Times New Roman"/>
          <w:lang w:val="en-US"/>
        </w:rPr>
        <w:t>optimise</w:t>
      </w:r>
      <w:proofErr w:type="spellEnd"/>
      <w:r w:rsidR="00531A6C" w:rsidRPr="00531A6C">
        <w:rPr>
          <w:rFonts w:eastAsia="Times New Roman" w:cs="Times New Roman"/>
          <w:lang w:val="en-US"/>
        </w:rPr>
        <w:t xml:space="preserve"> performance where required. Server-side rendering was adopted to reduce initial load times and to improve responsiveness, qualities that are particularly important in financial applications where users expect near real-time performance and stability. Next.js also integrates frontend and backend development within a single environment, simplifying the overall architecture and reducing the need for multiple frameworks. This in turn lowers complexity, improves collaboration and supports the delivery of a modern and performant system.</w:t>
      </w:r>
    </w:p>
    <w:p w14:paraId="7D86889D" w14:textId="533D8444" w:rsidR="00D03BE6" w:rsidRDefault="00D03BE6" w:rsidP="002D2746">
      <w:pPr>
        <w:spacing w:after="120"/>
        <w:rPr>
          <w:rFonts w:eastAsia="Times New Roman" w:cs="Times New Roman"/>
          <w:lang w:val="en-US"/>
        </w:rPr>
      </w:pPr>
      <w:r w:rsidRPr="00D1327B">
        <w:rPr>
          <w:rFonts w:eastAsia="Times New Roman" w:cs="Times New Roman"/>
        </w:rPr>
        <w:t xml:space="preserve">For styling, the team selected Tailwind CSS version 4. The design rationale here was its </w:t>
      </w:r>
      <w:r w:rsidR="00F61486" w:rsidRPr="00D1327B">
        <w:rPr>
          <w:rFonts w:eastAsia="Times New Roman" w:cs="Times New Roman"/>
        </w:rPr>
        <w:t>utility</w:t>
      </w:r>
      <w:r w:rsidRPr="00D1327B">
        <w:rPr>
          <w:rFonts w:eastAsia="Times New Roman" w:cs="Times New Roman"/>
        </w:rPr>
        <w:t xml:space="preserve"> approach, significantly speed</w:t>
      </w:r>
      <w:r w:rsidR="00F61486" w:rsidRPr="00D1327B">
        <w:rPr>
          <w:rFonts w:eastAsia="Times New Roman" w:cs="Times New Roman"/>
        </w:rPr>
        <w:t xml:space="preserve">ing </w:t>
      </w:r>
      <w:r w:rsidRPr="00D1327B">
        <w:rPr>
          <w:rFonts w:eastAsia="Times New Roman" w:cs="Times New Roman"/>
        </w:rPr>
        <w:t>up development while maintaining consistency and readability. Unlike traditional CSS frameworks, Tailwind allows styles to be applied directly within the component structure, making it easier to enforce the platform’s</w:t>
      </w:r>
      <w:r w:rsidR="007D69F3" w:rsidRPr="00D1327B">
        <w:rPr>
          <w:rFonts w:eastAsia="Times New Roman" w:cs="Times New Roman"/>
        </w:rPr>
        <w:t xml:space="preserve"> design</w:t>
      </w:r>
      <w:r w:rsidRPr="00D1327B">
        <w:rPr>
          <w:rFonts w:eastAsia="Times New Roman" w:cs="Times New Roman"/>
        </w:rPr>
        <w:t xml:space="preserve"> principles. This choice also supports responsive layouts through predefined breakpoints, ensuring the platform adapts smoothly to mobile devices, tablets and wide monitors</w:t>
      </w:r>
      <w:r w:rsidRPr="00531A6C">
        <w:rPr>
          <w:rFonts w:eastAsia="Times New Roman" w:cs="Times New Roman"/>
          <w:lang w:val="en-US"/>
        </w:rPr>
        <w:t>.</w:t>
      </w:r>
    </w:p>
    <w:p w14:paraId="31D25E91" w14:textId="3B145EE6" w:rsidR="000C3284" w:rsidRPr="00531A6C" w:rsidRDefault="000C3284" w:rsidP="002D2746">
      <w:pPr>
        <w:spacing w:after="120"/>
        <w:rPr>
          <w:rFonts w:eastAsia="Times New Roman" w:cs="Times New Roman"/>
          <w:lang w:val="en-US"/>
        </w:rPr>
      </w:pPr>
      <w:r w:rsidRPr="00531A6C">
        <w:rPr>
          <w:rFonts w:eastAsia="Times New Roman" w:cs="Times New Roman"/>
          <w:lang w:val="en-US"/>
        </w:rPr>
        <w:t xml:space="preserve">For data management at the frontend level, the team employed </w:t>
      </w:r>
      <w:proofErr w:type="spellStart"/>
      <w:r w:rsidRPr="00531A6C">
        <w:rPr>
          <w:rFonts w:eastAsia="Times New Roman" w:cs="Times New Roman"/>
          <w:lang w:val="en-US"/>
        </w:rPr>
        <w:t>TanStack</w:t>
      </w:r>
      <w:proofErr w:type="spellEnd"/>
      <w:r w:rsidRPr="00531A6C">
        <w:rPr>
          <w:rFonts w:eastAsia="Times New Roman" w:cs="Times New Roman"/>
          <w:lang w:val="en-US"/>
        </w:rPr>
        <w:t xml:space="preserve"> Query. This library was chosen for its dual capability as both a caching layer and a global state management tool, eliminating the need for additional state libraries such as Redux. By caching API responses, it reduces redundant calls to the database, conserving resources and improving </w:t>
      </w:r>
      <w:r w:rsidRPr="00531A6C">
        <w:rPr>
          <w:rFonts w:eastAsia="Times New Roman" w:cs="Times New Roman"/>
          <w:lang w:val="en-US"/>
        </w:rPr>
        <w:lastRenderedPageBreak/>
        <w:t xml:space="preserve">responsiveness. Its ability to </w:t>
      </w:r>
      <w:proofErr w:type="spellStart"/>
      <w:r w:rsidRPr="00531A6C">
        <w:rPr>
          <w:rFonts w:eastAsia="Times New Roman" w:cs="Times New Roman"/>
          <w:lang w:val="en-US"/>
        </w:rPr>
        <w:t>centralise</w:t>
      </w:r>
      <w:proofErr w:type="spellEnd"/>
      <w:r w:rsidRPr="00531A6C">
        <w:rPr>
          <w:rFonts w:eastAsia="Times New Roman" w:cs="Times New Roman"/>
          <w:lang w:val="en-US"/>
        </w:rPr>
        <w:t xml:space="preserve"> state management further simplified the overall architecture, reducing complexity and making the platform more efficient.</w:t>
      </w:r>
    </w:p>
    <w:p w14:paraId="3B1A982B" w14:textId="5036E471" w:rsidR="00531A6C" w:rsidRPr="00531A6C" w:rsidRDefault="002C1B06" w:rsidP="002D2746">
      <w:pPr>
        <w:spacing w:after="120"/>
        <w:rPr>
          <w:rFonts w:eastAsia="Times New Roman" w:cs="Times New Roman"/>
          <w:lang w:val="en-US"/>
        </w:rPr>
      </w:pPr>
      <w:r>
        <w:rPr>
          <w:rFonts w:eastAsia="Times New Roman" w:cs="Times New Roman"/>
          <w:lang w:val="en-US"/>
        </w:rPr>
        <w:t>Furthermore, t</w:t>
      </w:r>
      <w:r w:rsidR="00531A6C" w:rsidRPr="00531A6C">
        <w:rPr>
          <w:rFonts w:eastAsia="Times New Roman" w:cs="Times New Roman"/>
          <w:lang w:val="en-US"/>
        </w:rPr>
        <w:t xml:space="preserve">he runtime environment is powered by Bun, selected over traditional alternatives such as </w:t>
      </w:r>
      <w:proofErr w:type="spellStart"/>
      <w:r w:rsidR="00531A6C" w:rsidRPr="00531A6C">
        <w:rPr>
          <w:rFonts w:eastAsia="Times New Roman" w:cs="Times New Roman"/>
          <w:lang w:val="en-US"/>
        </w:rPr>
        <w:t>npm</w:t>
      </w:r>
      <w:proofErr w:type="spellEnd"/>
      <w:r w:rsidR="00531A6C" w:rsidRPr="00531A6C">
        <w:rPr>
          <w:rFonts w:eastAsia="Times New Roman" w:cs="Times New Roman"/>
          <w:lang w:val="en-US"/>
        </w:rPr>
        <w:t xml:space="preserve"> and Yarn due to its superior performance. Bun offers faster package resolution and shorter build times, accelerating the development process and enabling quicker iterations. In an Agile development environment, this efficiency proved especially valuable, allowing the team to deliver improvements rapidly without compromising system stability.</w:t>
      </w:r>
    </w:p>
    <w:p w14:paraId="3F7901C2" w14:textId="4159AC42" w:rsidR="00531A6C" w:rsidRPr="00531A6C" w:rsidRDefault="00531A6C" w:rsidP="002D2746">
      <w:pPr>
        <w:spacing w:after="120"/>
        <w:rPr>
          <w:rFonts w:eastAsia="Times New Roman" w:cs="Times New Roman"/>
          <w:lang w:val="en-US"/>
        </w:rPr>
      </w:pPr>
      <w:r w:rsidRPr="00531A6C">
        <w:rPr>
          <w:rFonts w:eastAsia="Times New Roman" w:cs="Times New Roman"/>
          <w:lang w:val="en-US"/>
        </w:rPr>
        <w:t xml:space="preserve">For data storage, Supabase was selected to provide a robust yet flexible solution. Built on PostgreSQL, Supabase combines the reliability of a mature relational database with modern developer-oriented features such as </w:t>
      </w:r>
      <w:r w:rsidR="00C97AF1" w:rsidRPr="00531A6C">
        <w:rPr>
          <w:rFonts w:eastAsia="Times New Roman" w:cs="Times New Roman"/>
          <w:lang w:val="en-US"/>
        </w:rPr>
        <w:t>real</w:t>
      </w:r>
      <w:r w:rsidRPr="00531A6C">
        <w:rPr>
          <w:rFonts w:eastAsia="Times New Roman" w:cs="Times New Roman"/>
          <w:lang w:val="en-US"/>
        </w:rPr>
        <w:t>-time engine, built-in authentication and a user-friendly dashboard. Its compatibility with SQL ensures that future migration or scaling remains possible, avoiding vendor lock-in. To manage schema definition and migrations, Drizzle ORM was used in conjunction with the PostgreSQL library, chosen for its ability to enforce type safety, simplify schema management and maintain consistency between development and production environments.</w:t>
      </w:r>
    </w:p>
    <w:p w14:paraId="71F20328" w14:textId="6C2BA028" w:rsidR="00531A6C" w:rsidRPr="00531A6C" w:rsidRDefault="00531A6C" w:rsidP="002D2746">
      <w:pPr>
        <w:spacing w:after="120"/>
        <w:rPr>
          <w:rFonts w:eastAsia="Times New Roman" w:cs="Times New Roman"/>
          <w:lang w:val="en-US"/>
        </w:rPr>
      </w:pPr>
      <w:r w:rsidRPr="00531A6C">
        <w:rPr>
          <w:rFonts w:eastAsia="Times New Roman" w:cs="Times New Roman"/>
          <w:lang w:val="en-US"/>
        </w:rPr>
        <w:t xml:space="preserve">The backend is also implemented using Next.js, with server components and file-based routing used to define RESTful APIs. REST was selected because of its simplicity, wide adoption and ease of integration. This </w:t>
      </w:r>
      <w:r w:rsidR="00AB4D58">
        <w:rPr>
          <w:rFonts w:eastAsia="Times New Roman" w:cs="Times New Roman"/>
          <w:lang w:val="en-US"/>
        </w:rPr>
        <w:t>enforces</w:t>
      </w:r>
      <w:r w:rsidRPr="00531A6C">
        <w:rPr>
          <w:rFonts w:eastAsia="Times New Roman" w:cs="Times New Roman"/>
          <w:lang w:val="en-US"/>
        </w:rPr>
        <w:t xml:space="preserve"> that the platform’s APIs remain straightforward to understand, extend and maintain, both by the current team and by future developers.</w:t>
      </w:r>
      <w:r w:rsidR="00297F9C">
        <w:rPr>
          <w:rFonts w:eastAsia="Times New Roman" w:cs="Times New Roman"/>
          <w:lang w:val="en-US"/>
        </w:rPr>
        <w:t xml:space="preserve"> </w:t>
      </w:r>
      <w:r w:rsidR="00354AEF">
        <w:rPr>
          <w:rFonts w:eastAsia="Times New Roman" w:cs="Times New Roman"/>
          <w:lang w:val="en-US"/>
        </w:rPr>
        <w:t xml:space="preserve">As a result, </w:t>
      </w:r>
      <w:r w:rsidR="00354AEF">
        <w:rPr>
          <w:rFonts w:eastAsia="Times New Roman" w:cs="Times New Roman"/>
        </w:rPr>
        <w:t>t</w:t>
      </w:r>
      <w:r w:rsidR="00DA182A" w:rsidRPr="00DA182A">
        <w:rPr>
          <w:rFonts w:eastAsia="Times New Roman" w:cs="Times New Roman"/>
        </w:rPr>
        <w:t>o manage communication across the platform, two distinct layers were implemented. The API Service class was designed to handle requests between the frontend and backend systems, including communication with the Python-based services. The API Proxy Handler, by contrast, was reserved for server-side communication within or between servers, reducing latency and ensuring secure and efficient exchanges that do not require client involvement.</w:t>
      </w:r>
    </w:p>
    <w:p w14:paraId="23467BBD" w14:textId="29F7C56B" w:rsidR="00531A6C" w:rsidRPr="00531A6C" w:rsidRDefault="00531A6C" w:rsidP="002D2746">
      <w:pPr>
        <w:spacing w:after="120"/>
        <w:rPr>
          <w:rFonts w:eastAsia="Times New Roman" w:cs="Times New Roman"/>
          <w:lang w:val="en-US"/>
        </w:rPr>
      </w:pPr>
      <w:r w:rsidRPr="00531A6C">
        <w:rPr>
          <w:rFonts w:eastAsia="Times New Roman" w:cs="Times New Roman"/>
          <w:lang w:val="en-US"/>
        </w:rPr>
        <w:t xml:space="preserve">AI features, such as integration with the Google Gemini API, were implemented using the </w:t>
      </w:r>
      <w:proofErr w:type="spellStart"/>
      <w:r w:rsidRPr="00531A6C">
        <w:rPr>
          <w:rFonts w:eastAsia="Times New Roman" w:cs="Times New Roman"/>
          <w:lang w:val="en-US"/>
        </w:rPr>
        <w:t>Vercel</w:t>
      </w:r>
      <w:proofErr w:type="spellEnd"/>
      <w:r w:rsidRPr="00531A6C">
        <w:rPr>
          <w:rFonts w:eastAsia="Times New Roman" w:cs="Times New Roman"/>
          <w:lang w:val="en-US"/>
        </w:rPr>
        <w:t xml:space="preserve"> AI SDK. This choice was made because the SDK abstracts much of the complexity of working with large language models, provides native support for streaming outputs and integrates seamlessly with the Next.js environment. Finally, the platform is hosted on </w:t>
      </w:r>
      <w:proofErr w:type="spellStart"/>
      <w:r w:rsidRPr="00531A6C">
        <w:rPr>
          <w:rFonts w:eastAsia="Times New Roman" w:cs="Times New Roman"/>
          <w:lang w:val="en-US"/>
        </w:rPr>
        <w:t>Vercel</w:t>
      </w:r>
      <w:proofErr w:type="spellEnd"/>
      <w:r w:rsidRPr="00531A6C">
        <w:rPr>
          <w:rFonts w:eastAsia="Times New Roman" w:cs="Times New Roman"/>
          <w:lang w:val="en-US"/>
        </w:rPr>
        <w:t xml:space="preserve">, which was selected for its </w:t>
      </w:r>
      <w:proofErr w:type="spellStart"/>
      <w:r w:rsidRPr="00531A6C">
        <w:rPr>
          <w:rFonts w:eastAsia="Times New Roman" w:cs="Times New Roman"/>
          <w:lang w:val="en-US"/>
        </w:rPr>
        <w:t>optimised</w:t>
      </w:r>
      <w:proofErr w:type="spellEnd"/>
      <w:r w:rsidRPr="00531A6C">
        <w:rPr>
          <w:rFonts w:eastAsia="Times New Roman" w:cs="Times New Roman"/>
          <w:lang w:val="en-US"/>
        </w:rPr>
        <w:t xml:space="preserve"> support for Next.js, automated deployment pipelines and scalable serverless infrastructure. Hosting on </w:t>
      </w:r>
      <w:proofErr w:type="spellStart"/>
      <w:r w:rsidRPr="00531A6C">
        <w:rPr>
          <w:rFonts w:eastAsia="Times New Roman" w:cs="Times New Roman"/>
          <w:lang w:val="en-US"/>
        </w:rPr>
        <w:t>Vercel</w:t>
      </w:r>
      <w:proofErr w:type="spellEnd"/>
      <w:r w:rsidRPr="00531A6C">
        <w:rPr>
          <w:rFonts w:eastAsia="Times New Roman" w:cs="Times New Roman"/>
          <w:lang w:val="en-US"/>
        </w:rPr>
        <w:t xml:space="preserve"> reduced operational overhead while ensuring that the platform remains reliable, performant and capable of adapting to demand.</w:t>
      </w:r>
    </w:p>
    <w:p w14:paraId="48A400A6" w14:textId="6205C0D3" w:rsidR="00531A6C" w:rsidRDefault="00531A6C" w:rsidP="002D2746">
      <w:pPr>
        <w:spacing w:after="120"/>
        <w:rPr>
          <w:rFonts w:eastAsia="Times New Roman" w:cs="Times New Roman"/>
          <w:lang w:val="en-US"/>
        </w:rPr>
      </w:pPr>
      <w:r w:rsidRPr="00531A6C">
        <w:rPr>
          <w:rFonts w:eastAsia="Times New Roman" w:cs="Times New Roman"/>
          <w:lang w:val="en-US"/>
        </w:rPr>
        <w:t xml:space="preserve">In summary, the Core Web System reflects a deliberate and coherent design strategy. Each technology was chosen not in isolation but as part of an integrated solution that </w:t>
      </w:r>
      <w:proofErr w:type="spellStart"/>
      <w:r w:rsidRPr="00531A6C">
        <w:rPr>
          <w:rFonts w:eastAsia="Times New Roman" w:cs="Times New Roman"/>
          <w:lang w:val="en-US"/>
        </w:rPr>
        <w:t>prioritises</w:t>
      </w:r>
      <w:proofErr w:type="spellEnd"/>
      <w:r w:rsidRPr="00531A6C">
        <w:rPr>
          <w:rFonts w:eastAsia="Times New Roman" w:cs="Times New Roman"/>
          <w:lang w:val="en-US"/>
        </w:rPr>
        <w:t xml:space="preserve"> usability, scalability and maintainability. The combination of Next.js, Tailwind CSS, Bun, Supabase and </w:t>
      </w:r>
      <w:proofErr w:type="spellStart"/>
      <w:r w:rsidRPr="00531A6C">
        <w:rPr>
          <w:rFonts w:eastAsia="Times New Roman" w:cs="Times New Roman"/>
          <w:lang w:val="en-US"/>
        </w:rPr>
        <w:t>Vercel</w:t>
      </w:r>
      <w:proofErr w:type="spellEnd"/>
      <w:r w:rsidRPr="00531A6C">
        <w:rPr>
          <w:rFonts w:eastAsia="Times New Roman" w:cs="Times New Roman"/>
          <w:lang w:val="en-US"/>
        </w:rPr>
        <w:t xml:space="preserve"> ensures that the system is modern, efficient and well positioned to support the growth and evolution of the Kitto platform.</w:t>
      </w:r>
    </w:p>
    <w:p w14:paraId="5581073E" w14:textId="7B1E22A5" w:rsidR="00A3623E" w:rsidRPr="007F789E" w:rsidRDefault="00D86958" w:rsidP="002D2746">
      <w:pPr>
        <w:pStyle w:val="Heading4"/>
        <w:spacing w:before="120" w:after="120"/>
        <w:rPr>
          <w:i w:val="0"/>
          <w:iCs w:val="0"/>
          <w:lang w:val="en-US"/>
        </w:rPr>
      </w:pPr>
      <w:r w:rsidRPr="007F789E">
        <w:rPr>
          <w:i w:val="0"/>
          <w:iCs w:val="0"/>
          <w:lang w:val="en-US"/>
        </w:rPr>
        <w:t>Stock Market View</w:t>
      </w:r>
    </w:p>
    <w:p w14:paraId="68A8E899" w14:textId="750273C6" w:rsidR="00C95AE9" w:rsidRPr="00C95AE9" w:rsidRDefault="00C95AE9" w:rsidP="002D2746">
      <w:pPr>
        <w:spacing w:after="120"/>
        <w:rPr>
          <w:rFonts w:eastAsia="Times New Roman" w:cs="Times New Roman"/>
          <w:lang w:val="en-US"/>
        </w:rPr>
      </w:pPr>
      <w:r w:rsidRPr="00C95AE9">
        <w:rPr>
          <w:rFonts w:eastAsia="Times New Roman" w:cs="Times New Roman"/>
          <w:lang w:val="en-US"/>
        </w:rPr>
        <w:t xml:space="preserve">The Market View was designed as the </w:t>
      </w:r>
      <w:r>
        <w:rPr>
          <w:rFonts w:eastAsia="Times New Roman" w:cs="Times New Roman"/>
          <w:lang w:val="en-US"/>
        </w:rPr>
        <w:t>common</w:t>
      </w:r>
      <w:r w:rsidRPr="00C95AE9">
        <w:rPr>
          <w:rFonts w:eastAsia="Times New Roman" w:cs="Times New Roman"/>
          <w:lang w:val="en-US"/>
        </w:rPr>
        <w:t xml:space="preserve"> interface through which users can explore </w:t>
      </w:r>
      <w:r>
        <w:rPr>
          <w:rFonts w:eastAsia="Times New Roman" w:cs="Times New Roman"/>
          <w:lang w:val="en-US"/>
        </w:rPr>
        <w:t>up-to-date</w:t>
      </w:r>
      <w:r w:rsidRPr="00C95AE9">
        <w:rPr>
          <w:rFonts w:eastAsia="Times New Roman" w:cs="Times New Roman"/>
          <w:lang w:val="en-US"/>
        </w:rPr>
        <w:t xml:space="preserve"> and historical stock data, alongside relevant news and sentimental information. The guiding principle behind this module was to present complex financial data in a format that is both familiar and intuitive, while at the same time ensuring performance and scalability. To achieve this, the design drew inspiration from widely used crypto trading platforms such as OKX and Binance, adopting familiar layouts and presentation styles. This approach was deliberately chosen to improve user recognition and reduce onboarding time, as many users already have experience with similar trading applications.</w:t>
      </w:r>
    </w:p>
    <w:p w14:paraId="32F025AD" w14:textId="77777777" w:rsidR="00C95AE9" w:rsidRPr="00C95AE9" w:rsidRDefault="00C95AE9" w:rsidP="002D2746">
      <w:pPr>
        <w:spacing w:after="120"/>
        <w:rPr>
          <w:rFonts w:eastAsia="Times New Roman" w:cs="Times New Roman"/>
          <w:lang w:val="en-US"/>
        </w:rPr>
      </w:pPr>
      <w:r w:rsidRPr="00C95AE9">
        <w:rPr>
          <w:rFonts w:eastAsia="Times New Roman" w:cs="Times New Roman"/>
          <w:lang w:val="en-US"/>
        </w:rPr>
        <w:t xml:space="preserve">At the core of this page lies the charting functionality, implemented using </w:t>
      </w:r>
      <w:proofErr w:type="spellStart"/>
      <w:r w:rsidRPr="00C95AE9">
        <w:rPr>
          <w:rFonts w:eastAsia="Times New Roman" w:cs="Times New Roman"/>
          <w:lang w:val="en-US"/>
        </w:rPr>
        <w:t>TradingView</w:t>
      </w:r>
      <w:proofErr w:type="spellEnd"/>
      <w:r w:rsidRPr="00C95AE9">
        <w:rPr>
          <w:rFonts w:eastAsia="Times New Roman" w:cs="Times New Roman"/>
          <w:lang w:val="en-US"/>
        </w:rPr>
        <w:t xml:space="preserve">. </w:t>
      </w:r>
      <w:proofErr w:type="spellStart"/>
      <w:r w:rsidRPr="00C95AE9">
        <w:rPr>
          <w:rFonts w:eastAsia="Times New Roman" w:cs="Times New Roman"/>
          <w:lang w:val="en-US"/>
        </w:rPr>
        <w:t>TradingView</w:t>
      </w:r>
      <w:proofErr w:type="spellEnd"/>
      <w:r w:rsidRPr="00C95AE9">
        <w:rPr>
          <w:rFonts w:eastAsia="Times New Roman" w:cs="Times New Roman"/>
          <w:lang w:val="en-US"/>
        </w:rPr>
        <w:t xml:space="preserve"> was selected because it is widely </w:t>
      </w:r>
      <w:proofErr w:type="spellStart"/>
      <w:r w:rsidRPr="00C95AE9">
        <w:rPr>
          <w:rFonts w:eastAsia="Times New Roman" w:cs="Times New Roman"/>
          <w:lang w:val="en-US"/>
        </w:rPr>
        <w:t>recognised</w:t>
      </w:r>
      <w:proofErr w:type="spellEnd"/>
      <w:r w:rsidRPr="00C95AE9">
        <w:rPr>
          <w:rFonts w:eastAsia="Times New Roman" w:cs="Times New Roman"/>
          <w:lang w:val="en-US"/>
        </w:rPr>
        <w:t xml:space="preserve"> as an industry-leading charting library, offering professional-grade </w:t>
      </w:r>
      <w:proofErr w:type="spellStart"/>
      <w:r w:rsidRPr="00C95AE9">
        <w:rPr>
          <w:rFonts w:eastAsia="Times New Roman" w:cs="Times New Roman"/>
          <w:lang w:val="en-US"/>
        </w:rPr>
        <w:t>visualisations</w:t>
      </w:r>
      <w:proofErr w:type="spellEnd"/>
      <w:r w:rsidRPr="00C95AE9">
        <w:rPr>
          <w:rFonts w:eastAsia="Times New Roman" w:cs="Times New Roman"/>
          <w:lang w:val="en-US"/>
        </w:rPr>
        <w:t xml:space="preserve"> and extensive support for financial data. By leveraging </w:t>
      </w:r>
      <w:proofErr w:type="spellStart"/>
      <w:r w:rsidRPr="00C95AE9">
        <w:rPr>
          <w:rFonts w:eastAsia="Times New Roman" w:cs="Times New Roman"/>
          <w:lang w:val="en-US"/>
        </w:rPr>
        <w:t>TradingView</w:t>
      </w:r>
      <w:proofErr w:type="spellEnd"/>
      <w:r w:rsidRPr="00C95AE9">
        <w:rPr>
          <w:rFonts w:eastAsia="Times New Roman" w:cs="Times New Roman"/>
          <w:lang w:val="en-US"/>
        </w:rPr>
        <w:t>, the team avoided the significant overhead of building a custom charting solution while providing users with best-in-class charting capabilities. To maintain clarity and reduce unnecessary complexity, the platform currently supports two chart types: the Candlestick chart and the Line chart. These were selected because they represent the most common and widely understood formats for financial analysis, ensuring accessibility for both new and experienced investors.</w:t>
      </w:r>
    </w:p>
    <w:p w14:paraId="7A76F4EE" w14:textId="69765AE7" w:rsidR="00C95AE9" w:rsidRPr="00C95AE9" w:rsidRDefault="00833AF8" w:rsidP="002D2746">
      <w:pPr>
        <w:spacing w:after="120"/>
        <w:rPr>
          <w:rFonts w:eastAsia="Times New Roman" w:cs="Times New Roman"/>
          <w:lang w:val="en-US"/>
        </w:rPr>
      </w:pPr>
      <w:r>
        <w:rPr>
          <w:rFonts w:eastAsia="Times New Roman" w:cs="Times New Roman"/>
          <w:lang w:val="en-US"/>
        </w:rPr>
        <w:t>In an essence, t</w:t>
      </w:r>
      <w:r w:rsidR="00C95AE9" w:rsidRPr="00C95AE9">
        <w:rPr>
          <w:rFonts w:eastAsia="Times New Roman" w:cs="Times New Roman"/>
          <w:lang w:val="en-US"/>
        </w:rPr>
        <w:t>he data displayed in t</w:t>
      </w:r>
      <w:r>
        <w:rPr>
          <w:rFonts w:eastAsia="Times New Roman" w:cs="Times New Roman"/>
          <w:lang w:val="en-US"/>
        </w:rPr>
        <w:t>his page</w:t>
      </w:r>
      <w:r w:rsidR="00C95AE9" w:rsidRPr="00C95AE9">
        <w:rPr>
          <w:rFonts w:eastAsia="Times New Roman" w:cs="Times New Roman"/>
          <w:lang w:val="en-US"/>
        </w:rPr>
        <w:t xml:space="preserve">, including both historical stock prices and news, is sourced from the database and cached for efficiency. However, because of the large volume of data transmitted, particular attention was paid to performance </w:t>
      </w:r>
      <w:proofErr w:type="spellStart"/>
      <w:r w:rsidR="00C95AE9" w:rsidRPr="00C95AE9">
        <w:rPr>
          <w:rFonts w:eastAsia="Times New Roman" w:cs="Times New Roman"/>
          <w:lang w:val="en-US"/>
        </w:rPr>
        <w:t>optimisation</w:t>
      </w:r>
      <w:proofErr w:type="spellEnd"/>
      <w:r w:rsidR="00C95AE9" w:rsidRPr="00C95AE9">
        <w:rPr>
          <w:rFonts w:eastAsia="Times New Roman" w:cs="Times New Roman"/>
          <w:lang w:val="en-US"/>
        </w:rPr>
        <w:t xml:space="preserve"> and scalability. Two mechanisms were designed and implemented to address these challenges.</w:t>
      </w:r>
      <w:r w:rsidR="00574483">
        <w:rPr>
          <w:rFonts w:eastAsia="Times New Roman" w:cs="Times New Roman"/>
          <w:lang w:val="en-US"/>
        </w:rPr>
        <w:t xml:space="preserve"> </w:t>
      </w:r>
      <w:r w:rsidR="00C95AE9" w:rsidRPr="00C95AE9">
        <w:rPr>
          <w:rFonts w:eastAsia="Times New Roman" w:cs="Times New Roman"/>
          <w:lang w:val="en-US"/>
        </w:rPr>
        <w:t xml:space="preserve">The first is a lazy loading mechanism, whereby stock data is only fetched when it is </w:t>
      </w:r>
      <w:r w:rsidR="0038399E" w:rsidRPr="00C95AE9">
        <w:rPr>
          <w:rFonts w:eastAsia="Times New Roman" w:cs="Times New Roman"/>
          <w:lang w:val="en-US"/>
        </w:rPr>
        <w:t>required</w:t>
      </w:r>
      <w:r w:rsidR="00C95AE9" w:rsidRPr="00C95AE9">
        <w:rPr>
          <w:rFonts w:eastAsia="Times New Roman" w:cs="Times New Roman"/>
          <w:lang w:val="en-US"/>
        </w:rPr>
        <w:t>. Specifically, the system loads data for stocks currently visible on the user’s screen, and additional data is fetched on demand as the user scrolls</w:t>
      </w:r>
      <w:r w:rsidR="0059602C">
        <w:rPr>
          <w:rFonts w:eastAsia="Times New Roman" w:cs="Times New Roman"/>
          <w:lang w:val="en-US"/>
        </w:rPr>
        <w:t xml:space="preserve"> using Intersection Observer API</w:t>
      </w:r>
      <w:r w:rsidR="00C95AE9" w:rsidRPr="00C95AE9">
        <w:rPr>
          <w:rFonts w:eastAsia="Times New Roman" w:cs="Times New Roman"/>
          <w:lang w:val="en-US"/>
        </w:rPr>
        <w:t xml:space="preserve">. Once retrieved, this data is cached on the client side using </w:t>
      </w:r>
      <w:proofErr w:type="spellStart"/>
      <w:r w:rsidR="00C95AE9" w:rsidRPr="00C95AE9">
        <w:rPr>
          <w:rFonts w:eastAsia="Times New Roman" w:cs="Times New Roman"/>
          <w:lang w:val="en-US"/>
        </w:rPr>
        <w:t>TanStack</w:t>
      </w:r>
      <w:proofErr w:type="spellEnd"/>
      <w:r w:rsidR="00C95AE9" w:rsidRPr="00C95AE9">
        <w:rPr>
          <w:rFonts w:eastAsia="Times New Roman" w:cs="Times New Roman"/>
          <w:lang w:val="en-US"/>
        </w:rPr>
        <w:t xml:space="preserve"> Query, allowing instant retrieval the next time it is requested. This design ensures that resources are not wasted on unused data while simultaneously improving responsiveness for repeated interactions.</w:t>
      </w:r>
      <w:r w:rsidR="00CD5BEB">
        <w:rPr>
          <w:rFonts w:eastAsia="Times New Roman" w:cs="Times New Roman"/>
          <w:lang w:val="en-US"/>
        </w:rPr>
        <w:t xml:space="preserve"> </w:t>
      </w:r>
      <w:r w:rsidR="00C95AE9" w:rsidRPr="00C95AE9">
        <w:rPr>
          <w:rFonts w:eastAsia="Times New Roman" w:cs="Times New Roman"/>
          <w:lang w:val="en-US"/>
        </w:rPr>
        <w:t>The second is a load balancing mechanism, build</w:t>
      </w:r>
      <w:r w:rsidR="00CD5BEB">
        <w:rPr>
          <w:rFonts w:eastAsia="Times New Roman" w:cs="Times New Roman"/>
          <w:lang w:val="en-US"/>
        </w:rPr>
        <w:t>ing</w:t>
      </w:r>
      <w:r w:rsidR="00C95AE9" w:rsidRPr="00C95AE9">
        <w:rPr>
          <w:rFonts w:eastAsia="Times New Roman" w:cs="Times New Roman"/>
          <w:lang w:val="en-US"/>
        </w:rPr>
        <w:t xml:space="preserve"> upon </w:t>
      </w:r>
      <w:proofErr w:type="spellStart"/>
      <w:r w:rsidR="00C95AE9" w:rsidRPr="00C95AE9">
        <w:rPr>
          <w:rFonts w:eastAsia="Times New Roman" w:cs="Times New Roman"/>
          <w:lang w:val="en-US"/>
        </w:rPr>
        <w:t>Supabase’s</w:t>
      </w:r>
      <w:proofErr w:type="spellEnd"/>
      <w:r w:rsidR="00C95AE9" w:rsidRPr="00C95AE9">
        <w:rPr>
          <w:rFonts w:eastAsia="Times New Roman" w:cs="Times New Roman"/>
          <w:lang w:val="en-US"/>
        </w:rPr>
        <w:t xml:space="preserve"> underlying architecture. </w:t>
      </w:r>
      <w:r w:rsidR="00FE11F3">
        <w:rPr>
          <w:rFonts w:eastAsia="Times New Roman" w:cs="Times New Roman"/>
          <w:lang w:val="en-US"/>
        </w:rPr>
        <w:t xml:space="preserve">In general, </w:t>
      </w:r>
      <w:r w:rsidR="00C95AE9" w:rsidRPr="00C95AE9">
        <w:rPr>
          <w:rFonts w:eastAsia="Times New Roman" w:cs="Times New Roman"/>
          <w:lang w:val="en-US"/>
        </w:rPr>
        <w:t xml:space="preserve">Supabase automatically distributes network traffic across multiple instances, but to </w:t>
      </w:r>
      <w:r w:rsidR="00C95AE9" w:rsidRPr="00C95AE9">
        <w:rPr>
          <w:rFonts w:eastAsia="Times New Roman" w:cs="Times New Roman"/>
          <w:lang w:val="en-US"/>
        </w:rPr>
        <w:lastRenderedPageBreak/>
        <w:t xml:space="preserve">further </w:t>
      </w:r>
      <w:proofErr w:type="spellStart"/>
      <w:r w:rsidR="00C95AE9" w:rsidRPr="00C95AE9">
        <w:rPr>
          <w:rFonts w:eastAsia="Times New Roman" w:cs="Times New Roman"/>
          <w:lang w:val="en-US"/>
        </w:rPr>
        <w:t>optimise</w:t>
      </w:r>
      <w:proofErr w:type="spellEnd"/>
      <w:r w:rsidR="00C95AE9" w:rsidRPr="00C95AE9">
        <w:rPr>
          <w:rFonts w:eastAsia="Times New Roman" w:cs="Times New Roman"/>
          <w:lang w:val="en-US"/>
        </w:rPr>
        <w:t xml:space="preserve"> this, the team implemented a queuing system that regulates API calls. This queuing mechanism requests in an efficient manner, preventing server overload and maintaining performance even </w:t>
      </w:r>
      <w:r w:rsidR="00630959">
        <w:rPr>
          <w:rFonts w:eastAsia="Times New Roman" w:cs="Times New Roman"/>
          <w:lang w:val="en-US"/>
        </w:rPr>
        <w:t>during peak hours</w:t>
      </w:r>
      <w:r w:rsidR="00C95AE9" w:rsidRPr="00C95AE9">
        <w:rPr>
          <w:rFonts w:eastAsia="Times New Roman" w:cs="Times New Roman"/>
          <w:lang w:val="en-US"/>
        </w:rPr>
        <w:t>.</w:t>
      </w:r>
    </w:p>
    <w:p w14:paraId="409F3676" w14:textId="60C90B96" w:rsidR="00C95AE9" w:rsidRPr="00C95AE9" w:rsidRDefault="00C95AE9" w:rsidP="002D2746">
      <w:pPr>
        <w:spacing w:after="120"/>
        <w:rPr>
          <w:rFonts w:eastAsia="Times New Roman" w:cs="Times New Roman"/>
          <w:lang w:val="en-US"/>
        </w:rPr>
      </w:pPr>
      <w:r w:rsidRPr="00C95AE9">
        <w:rPr>
          <w:rFonts w:eastAsia="Times New Roman" w:cs="Times New Roman"/>
          <w:lang w:val="en-US"/>
        </w:rPr>
        <w:t xml:space="preserve">Together, these design choices allow </w:t>
      </w:r>
      <w:r w:rsidR="00630959" w:rsidRPr="00C95AE9">
        <w:rPr>
          <w:rFonts w:eastAsia="Times New Roman" w:cs="Times New Roman"/>
          <w:lang w:val="en-US"/>
        </w:rPr>
        <w:t>Market</w:t>
      </w:r>
      <w:r w:rsidRPr="00C95AE9">
        <w:rPr>
          <w:rFonts w:eastAsia="Times New Roman" w:cs="Times New Roman"/>
          <w:lang w:val="en-US"/>
        </w:rPr>
        <w:t xml:space="preserve"> View to balance functionality with efficiency. By combining a familiar interface inspired by popular trading applications, professional-grade charting through </w:t>
      </w:r>
      <w:proofErr w:type="spellStart"/>
      <w:r w:rsidRPr="00C95AE9">
        <w:rPr>
          <w:rFonts w:eastAsia="Times New Roman" w:cs="Times New Roman"/>
          <w:lang w:val="en-US"/>
        </w:rPr>
        <w:t>TradingView</w:t>
      </w:r>
      <w:proofErr w:type="spellEnd"/>
      <w:r w:rsidRPr="00C95AE9">
        <w:rPr>
          <w:rFonts w:eastAsia="Times New Roman" w:cs="Times New Roman"/>
          <w:lang w:val="en-US"/>
        </w:rPr>
        <w:t>, and robust performance mechanisms, the module provides a market exploration tool that is both powerful and accessible.</w:t>
      </w:r>
    </w:p>
    <w:p w14:paraId="44E46130" w14:textId="48890BAE" w:rsidR="00A3623E" w:rsidRPr="007F789E" w:rsidRDefault="0054321E" w:rsidP="002D2746">
      <w:pPr>
        <w:pStyle w:val="Heading4"/>
        <w:spacing w:before="120" w:after="120"/>
        <w:rPr>
          <w:i w:val="0"/>
          <w:iCs w:val="0"/>
          <w:lang w:val="en-US"/>
        </w:rPr>
      </w:pPr>
      <w:r w:rsidRPr="007F789E">
        <w:rPr>
          <w:i w:val="0"/>
          <w:iCs w:val="0"/>
          <w:lang w:val="en-US"/>
        </w:rPr>
        <w:t>Portfolio Management</w:t>
      </w:r>
    </w:p>
    <w:p w14:paraId="2FF58A40" w14:textId="01036482" w:rsidR="002F620B" w:rsidRPr="002F620B" w:rsidRDefault="002F620B" w:rsidP="002D2746">
      <w:pPr>
        <w:spacing w:after="120"/>
        <w:rPr>
          <w:rFonts w:eastAsia="Times New Roman" w:cs="Times New Roman"/>
          <w:lang w:val="en-US"/>
        </w:rPr>
      </w:pPr>
      <w:r w:rsidRPr="002F620B">
        <w:rPr>
          <w:rFonts w:eastAsia="Times New Roman" w:cs="Times New Roman"/>
          <w:lang w:val="en-US"/>
        </w:rPr>
        <w:t xml:space="preserve">The Portfolio Management module was designed to provide users with a structured, guided way to construct and manage their investment strategies. Its feature is </w:t>
      </w:r>
      <w:r w:rsidR="00950B6E">
        <w:rPr>
          <w:rFonts w:eastAsia="Times New Roman" w:cs="Times New Roman"/>
          <w:lang w:val="en-US"/>
        </w:rPr>
        <w:t xml:space="preserve">called </w:t>
      </w:r>
      <w:r w:rsidRPr="002F620B">
        <w:rPr>
          <w:rFonts w:eastAsia="Times New Roman" w:cs="Times New Roman"/>
          <w:lang w:val="en-US"/>
        </w:rPr>
        <w:t>Portfolio Wizard, an interactive form that supports the creation of new portfolios by walking users through two key steps. The first step involves entering basic information that differentiates one portfolio from another. The second step is more critical: users must select their investment goals and risk tolerance, both of which directly influence the configuration of the portfolio’s key metrics.</w:t>
      </w:r>
    </w:p>
    <w:p w14:paraId="1DCC4E82" w14:textId="695D00D3" w:rsidR="002F620B" w:rsidRPr="000D7B00" w:rsidRDefault="002F620B" w:rsidP="002D2746">
      <w:pPr>
        <w:spacing w:after="120"/>
        <w:rPr>
          <w:rFonts w:eastAsia="Times New Roman" w:cs="Times New Roman"/>
          <w:b/>
          <w:i/>
          <w:lang w:val="en-US"/>
        </w:rPr>
      </w:pPr>
      <w:r w:rsidRPr="000D7B00">
        <w:rPr>
          <w:rFonts w:eastAsia="Times New Roman" w:cs="Times New Roman"/>
          <w:b/>
          <w:i/>
          <w:lang w:val="en-US"/>
        </w:rPr>
        <w:t>Key Portfolio Metrics</w:t>
      </w:r>
    </w:p>
    <w:p w14:paraId="52362547" w14:textId="52C3D562" w:rsidR="0054321E" w:rsidRDefault="002F620B" w:rsidP="002D2746">
      <w:pPr>
        <w:spacing w:after="120"/>
        <w:rPr>
          <w:rFonts w:eastAsia="Times New Roman" w:cs="Times New Roman"/>
          <w:lang w:val="en-US"/>
        </w:rPr>
      </w:pPr>
      <w:r w:rsidRPr="002F620B">
        <w:rPr>
          <w:rFonts w:eastAsia="Times New Roman" w:cs="Times New Roman"/>
          <w:lang w:val="en-US"/>
        </w:rPr>
        <w:t>Each portfolio is uniquely defined by an identifier, a name and five performance metrics. These metrics were carefully chosen to reflect both valuation and risk-return characteristics, ensuring that the portfolios produced are realistic and comparable across a wide universe of companies.</w:t>
      </w:r>
    </w:p>
    <w:p w14:paraId="7BA1C569" w14:textId="118CCCA4" w:rsidR="005B6A86" w:rsidRPr="005B6A86" w:rsidRDefault="005B6A86" w:rsidP="002D2746">
      <w:pPr>
        <w:pStyle w:val="ListParagraph"/>
        <w:numPr>
          <w:ilvl w:val="0"/>
          <w:numId w:val="17"/>
        </w:numPr>
        <w:spacing w:after="120"/>
        <w:ind w:left="270" w:hanging="180"/>
        <w:contextualSpacing w:val="0"/>
        <w:rPr>
          <w:rFonts w:eastAsia="Times New Roman" w:cs="Times New Roman"/>
          <w:lang w:val="en-US"/>
        </w:rPr>
      </w:pPr>
      <w:r w:rsidRPr="005B6A86">
        <w:rPr>
          <w:rFonts w:eastAsia="Times New Roman" w:cs="Times New Roman"/>
          <w:b/>
          <w:bCs/>
          <w:lang w:val="en-US"/>
        </w:rPr>
        <w:t>Price-to-Earnings (P/E) Ratio:</w:t>
      </w:r>
      <w:r w:rsidRPr="005B6A86">
        <w:rPr>
          <w:rFonts w:eastAsia="Times New Roman" w:cs="Times New Roman"/>
          <w:lang w:val="en-US"/>
        </w:rPr>
        <w:t xml:space="preserve"> Represents the valuation of a company relative to its earnings. A higher P/E ratio often suggests higher growth expectations, whereas a lower ratio indicates undervaluation or slower growth.</w:t>
      </w:r>
    </w:p>
    <w:p w14:paraId="3157BE91" w14:textId="62C61BC3" w:rsidR="005B6A86" w:rsidRPr="005B6A86" w:rsidRDefault="005B6A86" w:rsidP="002D2746">
      <w:pPr>
        <w:pStyle w:val="ListParagraph"/>
        <w:numPr>
          <w:ilvl w:val="0"/>
          <w:numId w:val="17"/>
        </w:numPr>
        <w:spacing w:after="120"/>
        <w:ind w:left="270" w:hanging="180"/>
        <w:contextualSpacing w:val="0"/>
        <w:rPr>
          <w:rFonts w:eastAsia="Times New Roman" w:cs="Times New Roman"/>
          <w:lang w:val="en-US"/>
        </w:rPr>
      </w:pPr>
      <w:r w:rsidRPr="005B6A86">
        <w:rPr>
          <w:rFonts w:eastAsia="Times New Roman" w:cs="Times New Roman"/>
          <w:b/>
          <w:bCs/>
          <w:lang w:val="en-US"/>
        </w:rPr>
        <w:t xml:space="preserve">Operating Margin (TTM): </w:t>
      </w:r>
      <w:r w:rsidRPr="005B6A86">
        <w:rPr>
          <w:rFonts w:eastAsia="Times New Roman" w:cs="Times New Roman"/>
          <w:lang w:val="en-US"/>
        </w:rPr>
        <w:t>Reflects profitability by showing what proportion of revenue remains after covering operating costs. Companies with higher operating margins are generally considered more financially stable.</w:t>
      </w:r>
    </w:p>
    <w:p w14:paraId="5DE141FF" w14:textId="7A72666B" w:rsidR="005B6A86" w:rsidRPr="005B6A86" w:rsidRDefault="005B6A86" w:rsidP="002D2746">
      <w:pPr>
        <w:pStyle w:val="ListParagraph"/>
        <w:numPr>
          <w:ilvl w:val="0"/>
          <w:numId w:val="17"/>
        </w:numPr>
        <w:spacing w:after="120"/>
        <w:ind w:left="270" w:hanging="180"/>
        <w:contextualSpacing w:val="0"/>
        <w:rPr>
          <w:rFonts w:eastAsia="Times New Roman" w:cs="Times New Roman"/>
          <w:lang w:val="en-US"/>
        </w:rPr>
      </w:pPr>
      <w:r w:rsidRPr="005B6A86">
        <w:rPr>
          <w:rFonts w:eastAsia="Times New Roman" w:cs="Times New Roman"/>
          <w:b/>
          <w:bCs/>
          <w:lang w:val="en-US"/>
        </w:rPr>
        <w:t>Quarterly Revenue Growth (YoY):</w:t>
      </w:r>
      <w:r w:rsidRPr="005B6A86">
        <w:rPr>
          <w:rFonts w:eastAsia="Times New Roman" w:cs="Times New Roman"/>
          <w:lang w:val="en-US"/>
        </w:rPr>
        <w:t xml:space="preserve"> Measures the annual growth in revenue for a given quarter compared with the same quarter the previous year. This captures the company’s growth trajectory.</w:t>
      </w:r>
    </w:p>
    <w:p w14:paraId="162F2D1A" w14:textId="41CB0F43" w:rsidR="005B6A86" w:rsidRPr="005B6A86" w:rsidRDefault="005B6A86" w:rsidP="002D2746">
      <w:pPr>
        <w:pStyle w:val="ListParagraph"/>
        <w:numPr>
          <w:ilvl w:val="0"/>
          <w:numId w:val="17"/>
        </w:numPr>
        <w:spacing w:after="120"/>
        <w:ind w:left="270" w:hanging="180"/>
        <w:contextualSpacing w:val="0"/>
        <w:rPr>
          <w:rFonts w:eastAsia="Times New Roman" w:cs="Times New Roman"/>
          <w:lang w:val="en-US"/>
        </w:rPr>
      </w:pPr>
      <w:r w:rsidRPr="005B6A86">
        <w:rPr>
          <w:rFonts w:eastAsia="Times New Roman" w:cs="Times New Roman"/>
          <w:b/>
          <w:bCs/>
          <w:lang w:val="en-US"/>
        </w:rPr>
        <w:t>Beta:</w:t>
      </w:r>
      <w:r w:rsidRPr="005B6A86">
        <w:rPr>
          <w:rFonts w:eastAsia="Times New Roman" w:cs="Times New Roman"/>
          <w:lang w:val="en-US"/>
        </w:rPr>
        <w:t xml:space="preserve"> Indicates the volatility of a company’s stock relative to the market. A higher beta implies greater risk and potential reward, while a lower beta indicates stability.</w:t>
      </w:r>
    </w:p>
    <w:p w14:paraId="586FB9C3" w14:textId="2AE205A1" w:rsidR="008F14F6" w:rsidRDefault="005B6A86" w:rsidP="002D2746">
      <w:pPr>
        <w:pStyle w:val="ListParagraph"/>
        <w:numPr>
          <w:ilvl w:val="0"/>
          <w:numId w:val="17"/>
        </w:numPr>
        <w:spacing w:after="120"/>
        <w:ind w:left="270" w:hanging="180"/>
        <w:contextualSpacing w:val="0"/>
        <w:rPr>
          <w:rFonts w:eastAsia="Times New Roman" w:cs="Times New Roman"/>
          <w:lang w:val="en-US"/>
        </w:rPr>
      </w:pPr>
      <w:r w:rsidRPr="005B6A86">
        <w:rPr>
          <w:rFonts w:eastAsia="Times New Roman" w:cs="Times New Roman"/>
          <w:b/>
          <w:bCs/>
          <w:lang w:val="en-US"/>
        </w:rPr>
        <w:t>Dividend Yield:</w:t>
      </w:r>
      <w:r w:rsidRPr="005B6A86">
        <w:rPr>
          <w:rFonts w:eastAsia="Times New Roman" w:cs="Times New Roman"/>
          <w:lang w:val="en-US"/>
        </w:rPr>
        <w:t xml:space="preserve"> Shows the annual dividends paid by a company as a percentage of its share price, representing income returned to shareholders.</w:t>
      </w:r>
    </w:p>
    <w:p w14:paraId="18F8AA0C" w14:textId="7EBA2646" w:rsidR="00137BE3" w:rsidRDefault="004C7940" w:rsidP="002D2746">
      <w:pPr>
        <w:pStyle w:val="NormalWeb"/>
        <w:spacing w:before="0" w:beforeAutospacing="0" w:after="120" w:afterAutospacing="0"/>
        <w:jc w:val="both"/>
        <w:rPr>
          <w:sz w:val="22"/>
          <w:szCs w:val="22"/>
        </w:rPr>
      </w:pPr>
      <w:r w:rsidRPr="004C7940">
        <w:rPr>
          <w:sz w:val="22"/>
          <w:szCs w:val="22"/>
        </w:rPr>
        <w:t>These five metrics were selected because, in combination, they capture valuation, profitability, growth, risk and income</w:t>
      </w:r>
      <w:r w:rsidR="00897DF0">
        <w:rPr>
          <w:sz w:val="22"/>
          <w:szCs w:val="22"/>
        </w:rPr>
        <w:t xml:space="preserve">, </w:t>
      </w:r>
      <w:r w:rsidRPr="004C7940">
        <w:rPr>
          <w:sz w:val="22"/>
          <w:szCs w:val="22"/>
        </w:rPr>
        <w:t>key considerations for investors with differing strategies.</w:t>
      </w:r>
    </w:p>
    <w:p w14:paraId="23262624" w14:textId="77777777" w:rsidR="00D36B41" w:rsidRPr="000D7B00" w:rsidRDefault="00D36B41" w:rsidP="000D7B00">
      <w:pPr>
        <w:pStyle w:val="NormalWeb"/>
        <w:spacing w:before="0" w:beforeAutospacing="0" w:after="120" w:afterAutospacing="0"/>
        <w:jc w:val="both"/>
        <w:rPr>
          <w:b/>
          <w:i/>
          <w:sz w:val="22"/>
          <w:szCs w:val="22"/>
          <w:lang w:val="en-US"/>
        </w:rPr>
      </w:pPr>
      <w:r w:rsidRPr="000D7B00">
        <w:rPr>
          <w:b/>
          <w:i/>
          <w:sz w:val="22"/>
          <w:szCs w:val="22"/>
          <w:lang w:val="en-US"/>
        </w:rPr>
        <w:t>Investment Goal Defaults</w:t>
      </w:r>
    </w:p>
    <w:p w14:paraId="50B1F4B4" w14:textId="09762FA5" w:rsidR="00B2644D" w:rsidRDefault="00963DD5" w:rsidP="000D7B00">
      <w:pPr>
        <w:pStyle w:val="NormalWeb"/>
        <w:spacing w:before="0" w:beforeAutospacing="0" w:after="120" w:afterAutospacing="0"/>
        <w:jc w:val="both"/>
        <w:rPr>
          <w:sz w:val="22"/>
          <w:szCs w:val="22"/>
          <w:lang w:val="en-US"/>
        </w:rPr>
      </w:pPr>
      <w:r w:rsidRPr="00963DD5">
        <w:rPr>
          <w:sz w:val="22"/>
          <w:szCs w:val="22"/>
          <w:lang w:val="en-US"/>
        </w:rPr>
        <w:t xml:space="preserve">The first </w:t>
      </w:r>
      <w:r w:rsidR="00401A9F">
        <w:rPr>
          <w:sz w:val="22"/>
          <w:szCs w:val="22"/>
          <w:lang w:val="en-US"/>
        </w:rPr>
        <w:t>step</w:t>
      </w:r>
      <w:r w:rsidRPr="00963DD5">
        <w:rPr>
          <w:sz w:val="22"/>
          <w:szCs w:val="22"/>
          <w:lang w:val="en-US"/>
        </w:rPr>
        <w:t xml:space="preserve"> of portfolio construction assigns default values to the five metrics according to the selected investment goal. These values were chosen to mirror the typical financial profile of companies aligned with each strategy.</w:t>
      </w:r>
    </w:p>
    <w:p w14:paraId="5C4A59FB" w14:textId="7C2B49CF" w:rsidR="002D55D1" w:rsidRDefault="002D55D1" w:rsidP="002D55D1">
      <w:pPr>
        <w:pStyle w:val="Caption"/>
        <w:keepNext/>
        <w:jc w:val="center"/>
      </w:pPr>
      <w:bookmarkStart w:id="35" w:name="_Toc209558488"/>
      <w:bookmarkStart w:id="36" w:name="_Toc209561188"/>
      <w:bookmarkStart w:id="37" w:name="_Toc209562181"/>
      <w:r>
        <w:t xml:space="preserve">Table </w:t>
      </w:r>
      <w:r w:rsidR="00A45D42">
        <w:t>5</w:t>
      </w:r>
      <w:r>
        <w:fldChar w:fldCharType="begin"/>
      </w:r>
      <w:r>
        <w:instrText xml:space="preserve"> SEQ Table \* ARABIC </w:instrText>
      </w:r>
      <w:r>
        <w:fldChar w:fldCharType="separate"/>
      </w:r>
      <w:r>
        <w:fldChar w:fldCharType="end"/>
      </w:r>
      <w:r w:rsidR="005D003B">
        <w:t>.</w:t>
      </w:r>
      <w:r>
        <w:t xml:space="preserve"> Investment Goal Default Metrics</w:t>
      </w:r>
      <w:bookmarkEnd w:id="35"/>
      <w:bookmarkEnd w:id="36"/>
      <w:bookmarkEnd w:id="37"/>
    </w:p>
    <w:tbl>
      <w:tblPr>
        <w:tblStyle w:val="TableGrid"/>
        <w:tblW w:w="0" w:type="auto"/>
        <w:tblLook w:val="04A0" w:firstRow="1" w:lastRow="0" w:firstColumn="1" w:lastColumn="0" w:noHBand="0" w:noVBand="1"/>
      </w:tblPr>
      <w:tblGrid>
        <w:gridCol w:w="1243"/>
        <w:gridCol w:w="1127"/>
        <w:gridCol w:w="2648"/>
        <w:gridCol w:w="3436"/>
        <w:gridCol w:w="644"/>
        <w:gridCol w:w="1628"/>
      </w:tblGrid>
      <w:tr w:rsidR="003D77FD" w:rsidRPr="003D77FD" w14:paraId="12C9FC02" w14:textId="77777777" w:rsidTr="003D77FD">
        <w:tc>
          <w:tcPr>
            <w:tcW w:w="0" w:type="auto"/>
            <w:hideMark/>
          </w:tcPr>
          <w:p w14:paraId="62E1E22D" w14:textId="77777777" w:rsidR="003D77FD" w:rsidRPr="003D77FD" w:rsidRDefault="003D77FD" w:rsidP="001E1F90">
            <w:pPr>
              <w:pStyle w:val="NormalWeb"/>
              <w:jc w:val="both"/>
              <w:rPr>
                <w:b/>
                <w:sz w:val="22"/>
                <w:szCs w:val="22"/>
                <w:lang w:val="en-US"/>
              </w:rPr>
            </w:pPr>
            <w:r w:rsidRPr="003D77FD">
              <w:rPr>
                <w:b/>
                <w:sz w:val="22"/>
                <w:szCs w:val="22"/>
                <w:lang w:val="en-US"/>
              </w:rPr>
              <w:t>Goal</w:t>
            </w:r>
          </w:p>
        </w:tc>
        <w:tc>
          <w:tcPr>
            <w:tcW w:w="0" w:type="auto"/>
            <w:hideMark/>
          </w:tcPr>
          <w:p w14:paraId="0EAECB5E" w14:textId="77777777" w:rsidR="003D77FD" w:rsidRPr="003D77FD" w:rsidRDefault="003D77FD" w:rsidP="001E1F90">
            <w:pPr>
              <w:pStyle w:val="NormalWeb"/>
              <w:jc w:val="both"/>
              <w:rPr>
                <w:b/>
                <w:sz w:val="22"/>
                <w:szCs w:val="22"/>
                <w:lang w:val="en-US"/>
              </w:rPr>
            </w:pPr>
            <w:r w:rsidRPr="003D77FD">
              <w:rPr>
                <w:b/>
                <w:sz w:val="22"/>
                <w:szCs w:val="22"/>
                <w:lang w:val="en-US"/>
              </w:rPr>
              <w:t>P/E Ratio</w:t>
            </w:r>
          </w:p>
        </w:tc>
        <w:tc>
          <w:tcPr>
            <w:tcW w:w="0" w:type="auto"/>
            <w:hideMark/>
          </w:tcPr>
          <w:p w14:paraId="62BC81A7" w14:textId="77777777" w:rsidR="003D77FD" w:rsidRPr="003D77FD" w:rsidRDefault="003D77FD" w:rsidP="001E1F90">
            <w:pPr>
              <w:pStyle w:val="NormalWeb"/>
              <w:jc w:val="both"/>
              <w:rPr>
                <w:b/>
                <w:sz w:val="22"/>
                <w:szCs w:val="22"/>
                <w:lang w:val="en-US"/>
              </w:rPr>
            </w:pPr>
            <w:r w:rsidRPr="003D77FD">
              <w:rPr>
                <w:b/>
                <w:sz w:val="22"/>
                <w:szCs w:val="22"/>
                <w:lang w:val="en-US"/>
              </w:rPr>
              <w:t>Operating Margin (TTM)</w:t>
            </w:r>
          </w:p>
        </w:tc>
        <w:tc>
          <w:tcPr>
            <w:tcW w:w="0" w:type="auto"/>
            <w:hideMark/>
          </w:tcPr>
          <w:p w14:paraId="74C6DFD2" w14:textId="77777777" w:rsidR="003D77FD" w:rsidRPr="003D77FD" w:rsidRDefault="003D77FD" w:rsidP="001E1F90">
            <w:pPr>
              <w:pStyle w:val="NormalWeb"/>
              <w:jc w:val="both"/>
              <w:rPr>
                <w:b/>
                <w:sz w:val="22"/>
                <w:szCs w:val="22"/>
                <w:lang w:val="en-US"/>
              </w:rPr>
            </w:pPr>
            <w:r w:rsidRPr="003D77FD">
              <w:rPr>
                <w:b/>
                <w:sz w:val="22"/>
                <w:szCs w:val="22"/>
                <w:lang w:val="en-US"/>
              </w:rPr>
              <w:t>Quarterly Revenue Growth (YoY)</w:t>
            </w:r>
          </w:p>
        </w:tc>
        <w:tc>
          <w:tcPr>
            <w:tcW w:w="0" w:type="auto"/>
            <w:hideMark/>
          </w:tcPr>
          <w:p w14:paraId="0C857AAC" w14:textId="77777777" w:rsidR="003D77FD" w:rsidRPr="003D77FD" w:rsidRDefault="003D77FD" w:rsidP="001E1F90">
            <w:pPr>
              <w:pStyle w:val="NormalWeb"/>
              <w:jc w:val="both"/>
              <w:rPr>
                <w:b/>
                <w:sz w:val="22"/>
                <w:szCs w:val="22"/>
                <w:lang w:val="en-US"/>
              </w:rPr>
            </w:pPr>
            <w:r w:rsidRPr="003D77FD">
              <w:rPr>
                <w:b/>
                <w:sz w:val="22"/>
                <w:szCs w:val="22"/>
                <w:lang w:val="en-US"/>
              </w:rPr>
              <w:t>Beta</w:t>
            </w:r>
          </w:p>
        </w:tc>
        <w:tc>
          <w:tcPr>
            <w:tcW w:w="0" w:type="auto"/>
            <w:hideMark/>
          </w:tcPr>
          <w:p w14:paraId="77BFC3DD" w14:textId="77777777" w:rsidR="003D77FD" w:rsidRPr="003D77FD" w:rsidRDefault="003D77FD" w:rsidP="001E1F90">
            <w:pPr>
              <w:pStyle w:val="NormalWeb"/>
              <w:jc w:val="both"/>
              <w:rPr>
                <w:b/>
                <w:sz w:val="22"/>
                <w:szCs w:val="22"/>
                <w:lang w:val="en-US"/>
              </w:rPr>
            </w:pPr>
            <w:r w:rsidRPr="003D77FD">
              <w:rPr>
                <w:b/>
                <w:sz w:val="22"/>
                <w:szCs w:val="22"/>
                <w:lang w:val="en-US"/>
              </w:rPr>
              <w:t>Dividend Yield</w:t>
            </w:r>
          </w:p>
        </w:tc>
      </w:tr>
      <w:tr w:rsidR="003D77FD" w:rsidRPr="003D77FD" w14:paraId="73402847" w14:textId="77777777" w:rsidTr="003D77FD">
        <w:tc>
          <w:tcPr>
            <w:tcW w:w="0" w:type="auto"/>
            <w:hideMark/>
          </w:tcPr>
          <w:p w14:paraId="69D5A2FA" w14:textId="77777777" w:rsidR="003D77FD" w:rsidRPr="003D77FD" w:rsidRDefault="003D77FD" w:rsidP="001E1F90">
            <w:pPr>
              <w:pStyle w:val="NormalWeb"/>
              <w:jc w:val="both"/>
              <w:rPr>
                <w:sz w:val="22"/>
                <w:szCs w:val="22"/>
                <w:lang w:val="en-US"/>
              </w:rPr>
            </w:pPr>
            <w:r w:rsidRPr="003D77FD">
              <w:rPr>
                <w:sz w:val="22"/>
                <w:szCs w:val="22"/>
                <w:lang w:val="en-US"/>
              </w:rPr>
              <w:t>Growth</w:t>
            </w:r>
          </w:p>
        </w:tc>
        <w:tc>
          <w:tcPr>
            <w:tcW w:w="0" w:type="auto"/>
            <w:hideMark/>
          </w:tcPr>
          <w:p w14:paraId="43DA513F" w14:textId="77777777" w:rsidR="003D77FD" w:rsidRPr="003D77FD" w:rsidRDefault="003D77FD" w:rsidP="001E1F90">
            <w:pPr>
              <w:pStyle w:val="NormalWeb"/>
              <w:jc w:val="both"/>
              <w:rPr>
                <w:sz w:val="22"/>
                <w:szCs w:val="22"/>
                <w:lang w:val="en-US"/>
              </w:rPr>
            </w:pPr>
            <w:r w:rsidRPr="003D77FD">
              <w:rPr>
                <w:sz w:val="22"/>
                <w:szCs w:val="22"/>
                <w:lang w:val="en-US"/>
              </w:rPr>
              <w:t>35</w:t>
            </w:r>
          </w:p>
        </w:tc>
        <w:tc>
          <w:tcPr>
            <w:tcW w:w="0" w:type="auto"/>
            <w:hideMark/>
          </w:tcPr>
          <w:p w14:paraId="296BC477" w14:textId="77777777" w:rsidR="003D77FD" w:rsidRPr="003D77FD" w:rsidRDefault="003D77FD" w:rsidP="001E1F90">
            <w:pPr>
              <w:pStyle w:val="NormalWeb"/>
              <w:jc w:val="both"/>
              <w:rPr>
                <w:sz w:val="22"/>
                <w:szCs w:val="22"/>
                <w:lang w:val="en-US"/>
              </w:rPr>
            </w:pPr>
            <w:r w:rsidRPr="003D77FD">
              <w:rPr>
                <w:sz w:val="22"/>
                <w:szCs w:val="22"/>
                <w:lang w:val="en-US"/>
              </w:rPr>
              <w:t>0.16</w:t>
            </w:r>
          </w:p>
        </w:tc>
        <w:tc>
          <w:tcPr>
            <w:tcW w:w="0" w:type="auto"/>
            <w:hideMark/>
          </w:tcPr>
          <w:p w14:paraId="265CD642" w14:textId="77777777" w:rsidR="003D77FD" w:rsidRPr="003D77FD" w:rsidRDefault="003D77FD" w:rsidP="001E1F90">
            <w:pPr>
              <w:pStyle w:val="NormalWeb"/>
              <w:jc w:val="both"/>
              <w:rPr>
                <w:sz w:val="22"/>
                <w:szCs w:val="22"/>
                <w:lang w:val="en-US"/>
              </w:rPr>
            </w:pPr>
            <w:r w:rsidRPr="003D77FD">
              <w:rPr>
                <w:sz w:val="22"/>
                <w:szCs w:val="22"/>
                <w:lang w:val="en-US"/>
              </w:rPr>
              <w:t>0.35</w:t>
            </w:r>
          </w:p>
        </w:tc>
        <w:tc>
          <w:tcPr>
            <w:tcW w:w="0" w:type="auto"/>
            <w:hideMark/>
          </w:tcPr>
          <w:p w14:paraId="52947153" w14:textId="77777777" w:rsidR="003D77FD" w:rsidRPr="003D77FD" w:rsidRDefault="003D77FD" w:rsidP="001E1F90">
            <w:pPr>
              <w:pStyle w:val="NormalWeb"/>
              <w:jc w:val="both"/>
              <w:rPr>
                <w:sz w:val="22"/>
                <w:szCs w:val="22"/>
                <w:lang w:val="en-US"/>
              </w:rPr>
            </w:pPr>
            <w:r w:rsidRPr="003D77FD">
              <w:rPr>
                <w:sz w:val="22"/>
                <w:szCs w:val="22"/>
                <w:lang w:val="en-US"/>
              </w:rPr>
              <w:t>1.25</w:t>
            </w:r>
          </w:p>
        </w:tc>
        <w:tc>
          <w:tcPr>
            <w:tcW w:w="0" w:type="auto"/>
            <w:hideMark/>
          </w:tcPr>
          <w:p w14:paraId="23CC64B5" w14:textId="77777777" w:rsidR="003D77FD" w:rsidRPr="003D77FD" w:rsidRDefault="003D77FD" w:rsidP="001E1F90">
            <w:pPr>
              <w:pStyle w:val="NormalWeb"/>
              <w:jc w:val="both"/>
              <w:rPr>
                <w:sz w:val="22"/>
                <w:szCs w:val="22"/>
                <w:lang w:val="en-US"/>
              </w:rPr>
            </w:pPr>
            <w:r w:rsidRPr="003D77FD">
              <w:rPr>
                <w:sz w:val="22"/>
                <w:szCs w:val="22"/>
                <w:lang w:val="en-US"/>
              </w:rPr>
              <w:t>0.5%</w:t>
            </w:r>
          </w:p>
        </w:tc>
      </w:tr>
      <w:tr w:rsidR="003D77FD" w:rsidRPr="003D77FD" w14:paraId="28DA9A31" w14:textId="77777777" w:rsidTr="003D77FD">
        <w:tc>
          <w:tcPr>
            <w:tcW w:w="0" w:type="auto"/>
            <w:hideMark/>
          </w:tcPr>
          <w:p w14:paraId="7F56124B" w14:textId="77777777" w:rsidR="003D77FD" w:rsidRPr="003D77FD" w:rsidRDefault="003D77FD" w:rsidP="001E1F90">
            <w:pPr>
              <w:pStyle w:val="NormalWeb"/>
              <w:jc w:val="both"/>
              <w:rPr>
                <w:sz w:val="22"/>
                <w:szCs w:val="22"/>
                <w:lang w:val="en-US"/>
              </w:rPr>
            </w:pPr>
            <w:r w:rsidRPr="003D77FD">
              <w:rPr>
                <w:sz w:val="22"/>
                <w:szCs w:val="22"/>
                <w:lang w:val="en-US"/>
              </w:rPr>
              <w:t>Income</w:t>
            </w:r>
          </w:p>
        </w:tc>
        <w:tc>
          <w:tcPr>
            <w:tcW w:w="0" w:type="auto"/>
            <w:hideMark/>
          </w:tcPr>
          <w:p w14:paraId="2408B3AB" w14:textId="77777777" w:rsidR="003D77FD" w:rsidRPr="003D77FD" w:rsidRDefault="003D77FD" w:rsidP="001E1F90">
            <w:pPr>
              <w:pStyle w:val="NormalWeb"/>
              <w:jc w:val="both"/>
              <w:rPr>
                <w:sz w:val="22"/>
                <w:szCs w:val="22"/>
                <w:lang w:val="en-US"/>
              </w:rPr>
            </w:pPr>
            <w:r w:rsidRPr="003D77FD">
              <w:rPr>
                <w:sz w:val="22"/>
                <w:szCs w:val="22"/>
                <w:lang w:val="en-US"/>
              </w:rPr>
              <w:t>16</w:t>
            </w:r>
          </w:p>
        </w:tc>
        <w:tc>
          <w:tcPr>
            <w:tcW w:w="0" w:type="auto"/>
            <w:hideMark/>
          </w:tcPr>
          <w:p w14:paraId="7CE17AAA" w14:textId="77777777" w:rsidR="003D77FD" w:rsidRPr="003D77FD" w:rsidRDefault="003D77FD" w:rsidP="001E1F90">
            <w:pPr>
              <w:pStyle w:val="NormalWeb"/>
              <w:jc w:val="both"/>
              <w:rPr>
                <w:sz w:val="22"/>
                <w:szCs w:val="22"/>
                <w:lang w:val="en-US"/>
              </w:rPr>
            </w:pPr>
            <w:r w:rsidRPr="003D77FD">
              <w:rPr>
                <w:sz w:val="22"/>
                <w:szCs w:val="22"/>
                <w:lang w:val="en-US"/>
              </w:rPr>
              <w:t>0.22</w:t>
            </w:r>
          </w:p>
        </w:tc>
        <w:tc>
          <w:tcPr>
            <w:tcW w:w="0" w:type="auto"/>
            <w:hideMark/>
          </w:tcPr>
          <w:p w14:paraId="712BB9E6" w14:textId="77777777" w:rsidR="003D77FD" w:rsidRPr="003D77FD" w:rsidRDefault="003D77FD" w:rsidP="001E1F90">
            <w:pPr>
              <w:pStyle w:val="NormalWeb"/>
              <w:jc w:val="both"/>
              <w:rPr>
                <w:sz w:val="22"/>
                <w:szCs w:val="22"/>
                <w:lang w:val="en-US"/>
              </w:rPr>
            </w:pPr>
            <w:r w:rsidRPr="003D77FD">
              <w:rPr>
                <w:sz w:val="22"/>
                <w:szCs w:val="22"/>
                <w:lang w:val="en-US"/>
              </w:rPr>
              <w:t>0.06</w:t>
            </w:r>
          </w:p>
        </w:tc>
        <w:tc>
          <w:tcPr>
            <w:tcW w:w="0" w:type="auto"/>
            <w:hideMark/>
          </w:tcPr>
          <w:p w14:paraId="3587AD5B" w14:textId="77777777" w:rsidR="003D77FD" w:rsidRPr="003D77FD" w:rsidRDefault="003D77FD" w:rsidP="001E1F90">
            <w:pPr>
              <w:pStyle w:val="NormalWeb"/>
              <w:jc w:val="both"/>
              <w:rPr>
                <w:sz w:val="22"/>
                <w:szCs w:val="22"/>
                <w:lang w:val="en-US"/>
              </w:rPr>
            </w:pPr>
            <w:r w:rsidRPr="003D77FD">
              <w:rPr>
                <w:sz w:val="22"/>
                <w:szCs w:val="22"/>
                <w:lang w:val="en-US"/>
              </w:rPr>
              <w:t>0.85</w:t>
            </w:r>
          </w:p>
        </w:tc>
        <w:tc>
          <w:tcPr>
            <w:tcW w:w="0" w:type="auto"/>
            <w:hideMark/>
          </w:tcPr>
          <w:p w14:paraId="31125F31" w14:textId="77777777" w:rsidR="003D77FD" w:rsidRPr="003D77FD" w:rsidRDefault="003D77FD" w:rsidP="001E1F90">
            <w:pPr>
              <w:pStyle w:val="NormalWeb"/>
              <w:jc w:val="both"/>
              <w:rPr>
                <w:sz w:val="22"/>
                <w:szCs w:val="22"/>
                <w:lang w:val="en-US"/>
              </w:rPr>
            </w:pPr>
            <w:r w:rsidRPr="003D77FD">
              <w:rPr>
                <w:sz w:val="22"/>
                <w:szCs w:val="22"/>
                <w:lang w:val="en-US"/>
              </w:rPr>
              <w:t>4.5%</w:t>
            </w:r>
          </w:p>
        </w:tc>
      </w:tr>
      <w:tr w:rsidR="003D77FD" w:rsidRPr="003D77FD" w14:paraId="47022901" w14:textId="77777777" w:rsidTr="003D77FD">
        <w:tc>
          <w:tcPr>
            <w:tcW w:w="0" w:type="auto"/>
            <w:hideMark/>
          </w:tcPr>
          <w:p w14:paraId="655A16E6" w14:textId="77777777" w:rsidR="003D77FD" w:rsidRPr="003D77FD" w:rsidRDefault="003D77FD" w:rsidP="001E1F90">
            <w:pPr>
              <w:pStyle w:val="NormalWeb"/>
              <w:jc w:val="both"/>
              <w:rPr>
                <w:sz w:val="22"/>
                <w:szCs w:val="22"/>
                <w:lang w:val="en-US"/>
              </w:rPr>
            </w:pPr>
            <w:r w:rsidRPr="003D77FD">
              <w:rPr>
                <w:sz w:val="22"/>
                <w:szCs w:val="22"/>
                <w:lang w:val="en-US"/>
              </w:rPr>
              <w:t>Balanced</w:t>
            </w:r>
          </w:p>
        </w:tc>
        <w:tc>
          <w:tcPr>
            <w:tcW w:w="0" w:type="auto"/>
            <w:hideMark/>
          </w:tcPr>
          <w:p w14:paraId="4C2D723C" w14:textId="77777777" w:rsidR="003D77FD" w:rsidRPr="003D77FD" w:rsidRDefault="003D77FD" w:rsidP="001E1F90">
            <w:pPr>
              <w:pStyle w:val="NormalWeb"/>
              <w:jc w:val="both"/>
              <w:rPr>
                <w:sz w:val="22"/>
                <w:szCs w:val="22"/>
                <w:lang w:val="en-US"/>
              </w:rPr>
            </w:pPr>
            <w:r w:rsidRPr="003D77FD">
              <w:rPr>
                <w:sz w:val="22"/>
                <w:szCs w:val="22"/>
                <w:lang w:val="en-US"/>
              </w:rPr>
              <w:t>20</w:t>
            </w:r>
          </w:p>
        </w:tc>
        <w:tc>
          <w:tcPr>
            <w:tcW w:w="0" w:type="auto"/>
            <w:hideMark/>
          </w:tcPr>
          <w:p w14:paraId="06844B3B" w14:textId="77777777" w:rsidR="003D77FD" w:rsidRPr="003D77FD" w:rsidRDefault="003D77FD" w:rsidP="001E1F90">
            <w:pPr>
              <w:pStyle w:val="NormalWeb"/>
              <w:jc w:val="both"/>
              <w:rPr>
                <w:sz w:val="22"/>
                <w:szCs w:val="22"/>
                <w:lang w:val="en-US"/>
              </w:rPr>
            </w:pPr>
            <w:r w:rsidRPr="003D77FD">
              <w:rPr>
                <w:sz w:val="22"/>
                <w:szCs w:val="22"/>
                <w:lang w:val="en-US"/>
              </w:rPr>
              <w:t>0.18</w:t>
            </w:r>
          </w:p>
        </w:tc>
        <w:tc>
          <w:tcPr>
            <w:tcW w:w="0" w:type="auto"/>
            <w:hideMark/>
          </w:tcPr>
          <w:p w14:paraId="1C46CB56" w14:textId="77777777" w:rsidR="003D77FD" w:rsidRPr="003D77FD" w:rsidRDefault="003D77FD" w:rsidP="001E1F90">
            <w:pPr>
              <w:pStyle w:val="NormalWeb"/>
              <w:jc w:val="both"/>
              <w:rPr>
                <w:sz w:val="22"/>
                <w:szCs w:val="22"/>
                <w:lang w:val="en-US"/>
              </w:rPr>
            </w:pPr>
            <w:r w:rsidRPr="003D77FD">
              <w:rPr>
                <w:sz w:val="22"/>
                <w:szCs w:val="22"/>
                <w:lang w:val="en-US"/>
              </w:rPr>
              <w:t>0.15</w:t>
            </w:r>
          </w:p>
        </w:tc>
        <w:tc>
          <w:tcPr>
            <w:tcW w:w="0" w:type="auto"/>
            <w:hideMark/>
          </w:tcPr>
          <w:p w14:paraId="62F35EDB" w14:textId="77777777" w:rsidR="003D77FD" w:rsidRPr="003D77FD" w:rsidRDefault="003D77FD" w:rsidP="001E1F90">
            <w:pPr>
              <w:pStyle w:val="NormalWeb"/>
              <w:jc w:val="both"/>
              <w:rPr>
                <w:sz w:val="22"/>
                <w:szCs w:val="22"/>
                <w:lang w:val="en-US"/>
              </w:rPr>
            </w:pPr>
            <w:r w:rsidRPr="003D77FD">
              <w:rPr>
                <w:sz w:val="22"/>
                <w:szCs w:val="22"/>
                <w:lang w:val="en-US"/>
              </w:rPr>
              <w:t>1.00</w:t>
            </w:r>
          </w:p>
        </w:tc>
        <w:tc>
          <w:tcPr>
            <w:tcW w:w="0" w:type="auto"/>
            <w:hideMark/>
          </w:tcPr>
          <w:p w14:paraId="2D8AF5BD" w14:textId="77777777" w:rsidR="003D77FD" w:rsidRPr="003D77FD" w:rsidRDefault="003D77FD" w:rsidP="001E1F90">
            <w:pPr>
              <w:pStyle w:val="NormalWeb"/>
              <w:jc w:val="both"/>
              <w:rPr>
                <w:sz w:val="22"/>
                <w:szCs w:val="22"/>
                <w:lang w:val="en-US"/>
              </w:rPr>
            </w:pPr>
            <w:r w:rsidRPr="003D77FD">
              <w:rPr>
                <w:sz w:val="22"/>
                <w:szCs w:val="22"/>
                <w:lang w:val="en-US"/>
              </w:rPr>
              <w:t>2.0%</w:t>
            </w:r>
          </w:p>
        </w:tc>
      </w:tr>
      <w:tr w:rsidR="003D77FD" w:rsidRPr="003D77FD" w14:paraId="017BE186" w14:textId="77777777" w:rsidTr="003D77FD">
        <w:tc>
          <w:tcPr>
            <w:tcW w:w="0" w:type="auto"/>
            <w:hideMark/>
          </w:tcPr>
          <w:p w14:paraId="38EBE0EF" w14:textId="77777777" w:rsidR="003D77FD" w:rsidRPr="003D77FD" w:rsidRDefault="003D77FD" w:rsidP="001E1F90">
            <w:pPr>
              <w:pStyle w:val="NormalWeb"/>
              <w:jc w:val="both"/>
              <w:rPr>
                <w:sz w:val="22"/>
                <w:szCs w:val="22"/>
                <w:lang w:val="en-US"/>
              </w:rPr>
            </w:pPr>
            <w:r w:rsidRPr="003D77FD">
              <w:rPr>
                <w:sz w:val="22"/>
                <w:szCs w:val="22"/>
                <w:lang w:val="en-US"/>
              </w:rPr>
              <w:t>Speculative</w:t>
            </w:r>
          </w:p>
        </w:tc>
        <w:tc>
          <w:tcPr>
            <w:tcW w:w="0" w:type="auto"/>
            <w:hideMark/>
          </w:tcPr>
          <w:p w14:paraId="4C20F4EF" w14:textId="77777777" w:rsidR="003D77FD" w:rsidRPr="003D77FD" w:rsidRDefault="003D77FD" w:rsidP="001E1F90">
            <w:pPr>
              <w:pStyle w:val="NormalWeb"/>
              <w:jc w:val="both"/>
              <w:rPr>
                <w:sz w:val="22"/>
                <w:szCs w:val="22"/>
                <w:lang w:val="en-US"/>
              </w:rPr>
            </w:pPr>
            <w:r w:rsidRPr="003D77FD">
              <w:rPr>
                <w:sz w:val="22"/>
                <w:szCs w:val="22"/>
                <w:lang w:val="en-US"/>
              </w:rPr>
              <w:t>60</w:t>
            </w:r>
          </w:p>
        </w:tc>
        <w:tc>
          <w:tcPr>
            <w:tcW w:w="0" w:type="auto"/>
            <w:hideMark/>
          </w:tcPr>
          <w:p w14:paraId="276152F0" w14:textId="77777777" w:rsidR="003D77FD" w:rsidRPr="003D77FD" w:rsidRDefault="003D77FD" w:rsidP="001E1F90">
            <w:pPr>
              <w:pStyle w:val="NormalWeb"/>
              <w:jc w:val="both"/>
              <w:rPr>
                <w:sz w:val="22"/>
                <w:szCs w:val="22"/>
                <w:lang w:val="en-US"/>
              </w:rPr>
            </w:pPr>
            <w:r w:rsidRPr="003D77FD">
              <w:rPr>
                <w:sz w:val="22"/>
                <w:szCs w:val="22"/>
                <w:lang w:val="en-US"/>
              </w:rPr>
              <w:t>0.10</w:t>
            </w:r>
          </w:p>
        </w:tc>
        <w:tc>
          <w:tcPr>
            <w:tcW w:w="0" w:type="auto"/>
            <w:hideMark/>
          </w:tcPr>
          <w:p w14:paraId="5BB77A0F" w14:textId="77777777" w:rsidR="003D77FD" w:rsidRPr="003D77FD" w:rsidRDefault="003D77FD" w:rsidP="001E1F90">
            <w:pPr>
              <w:pStyle w:val="NormalWeb"/>
              <w:jc w:val="both"/>
              <w:rPr>
                <w:sz w:val="22"/>
                <w:szCs w:val="22"/>
                <w:lang w:val="en-US"/>
              </w:rPr>
            </w:pPr>
            <w:r w:rsidRPr="003D77FD">
              <w:rPr>
                <w:sz w:val="22"/>
                <w:szCs w:val="22"/>
                <w:lang w:val="en-US"/>
              </w:rPr>
              <w:t>0.50</w:t>
            </w:r>
          </w:p>
        </w:tc>
        <w:tc>
          <w:tcPr>
            <w:tcW w:w="0" w:type="auto"/>
            <w:hideMark/>
          </w:tcPr>
          <w:p w14:paraId="28D2661F" w14:textId="77777777" w:rsidR="003D77FD" w:rsidRPr="003D77FD" w:rsidRDefault="003D77FD" w:rsidP="001E1F90">
            <w:pPr>
              <w:pStyle w:val="NormalWeb"/>
              <w:jc w:val="both"/>
              <w:rPr>
                <w:sz w:val="22"/>
                <w:szCs w:val="22"/>
                <w:lang w:val="en-US"/>
              </w:rPr>
            </w:pPr>
            <w:r w:rsidRPr="003D77FD">
              <w:rPr>
                <w:sz w:val="22"/>
                <w:szCs w:val="22"/>
                <w:lang w:val="en-US"/>
              </w:rPr>
              <w:t>1.60</w:t>
            </w:r>
          </w:p>
        </w:tc>
        <w:tc>
          <w:tcPr>
            <w:tcW w:w="0" w:type="auto"/>
            <w:hideMark/>
          </w:tcPr>
          <w:p w14:paraId="2AA4707B" w14:textId="77777777" w:rsidR="003D77FD" w:rsidRPr="003D77FD" w:rsidRDefault="003D77FD" w:rsidP="001E1F90">
            <w:pPr>
              <w:pStyle w:val="NormalWeb"/>
              <w:jc w:val="both"/>
              <w:rPr>
                <w:sz w:val="22"/>
                <w:szCs w:val="22"/>
                <w:lang w:val="en-US"/>
              </w:rPr>
            </w:pPr>
            <w:r w:rsidRPr="003D77FD">
              <w:rPr>
                <w:sz w:val="22"/>
                <w:szCs w:val="22"/>
                <w:lang w:val="en-US"/>
              </w:rPr>
              <w:t>0.3%</w:t>
            </w:r>
          </w:p>
        </w:tc>
      </w:tr>
    </w:tbl>
    <w:p w14:paraId="4D194845" w14:textId="77777777" w:rsidR="009C7048" w:rsidRPr="009C7048" w:rsidRDefault="009C7048" w:rsidP="000D7B00">
      <w:pPr>
        <w:pStyle w:val="NormalWeb"/>
        <w:spacing w:before="120" w:beforeAutospacing="0" w:after="120" w:afterAutospacing="0"/>
        <w:jc w:val="both"/>
        <w:rPr>
          <w:sz w:val="22"/>
          <w:szCs w:val="22"/>
          <w:lang w:val="en-US"/>
        </w:rPr>
      </w:pPr>
      <w:r w:rsidRPr="009C7048">
        <w:rPr>
          <w:sz w:val="22"/>
          <w:szCs w:val="22"/>
          <w:lang w:val="en-US"/>
        </w:rPr>
        <w:t>The reasoning behind these values is as follows:</w:t>
      </w:r>
    </w:p>
    <w:p w14:paraId="5DF65D66" w14:textId="54485F8D" w:rsidR="009C7048" w:rsidRPr="009C7048" w:rsidRDefault="009C7048" w:rsidP="00CF3B68">
      <w:pPr>
        <w:pStyle w:val="NormalWeb"/>
        <w:numPr>
          <w:ilvl w:val="0"/>
          <w:numId w:val="18"/>
        </w:numPr>
        <w:tabs>
          <w:tab w:val="clear" w:pos="720"/>
        </w:tabs>
        <w:spacing w:before="0" w:beforeAutospacing="0" w:after="60" w:afterAutospacing="0"/>
        <w:ind w:left="270" w:hanging="180"/>
        <w:jc w:val="both"/>
        <w:rPr>
          <w:sz w:val="22"/>
          <w:szCs w:val="22"/>
          <w:lang w:val="en-US"/>
        </w:rPr>
      </w:pPr>
      <w:r w:rsidRPr="009C7048">
        <w:rPr>
          <w:b/>
          <w:bCs/>
          <w:sz w:val="22"/>
          <w:szCs w:val="22"/>
          <w:lang w:val="en-US"/>
        </w:rPr>
        <w:t>Growth</w:t>
      </w:r>
      <w:r w:rsidR="00342C2A">
        <w:rPr>
          <w:sz w:val="22"/>
          <w:szCs w:val="22"/>
          <w:lang w:val="en-US"/>
        </w:rPr>
        <w:t>: A</w:t>
      </w:r>
      <w:r w:rsidRPr="009C7048">
        <w:rPr>
          <w:sz w:val="22"/>
          <w:szCs w:val="22"/>
          <w:lang w:val="en-US"/>
        </w:rPr>
        <w:t>dopt a high P/E ratio of 35 to reflect investor willingness to pay more for future potential. Revenue growth of 35% and beta of 1.25 capture the expansion and volatility associated with growth companies, while dividend yield remains low (0.5%) as profits are reinvested.</w:t>
      </w:r>
    </w:p>
    <w:p w14:paraId="4F6A0631" w14:textId="58FE14C4" w:rsidR="009C7048" w:rsidRPr="009C7048" w:rsidRDefault="009C7048" w:rsidP="00CF3B68">
      <w:pPr>
        <w:pStyle w:val="NormalWeb"/>
        <w:numPr>
          <w:ilvl w:val="0"/>
          <w:numId w:val="18"/>
        </w:numPr>
        <w:tabs>
          <w:tab w:val="clear" w:pos="720"/>
        </w:tabs>
        <w:spacing w:after="60" w:afterAutospacing="0"/>
        <w:ind w:left="270" w:hanging="180"/>
        <w:jc w:val="both"/>
        <w:rPr>
          <w:sz w:val="22"/>
          <w:szCs w:val="22"/>
          <w:lang w:val="en-US"/>
        </w:rPr>
      </w:pPr>
      <w:r w:rsidRPr="009C7048">
        <w:rPr>
          <w:b/>
          <w:bCs/>
          <w:sz w:val="22"/>
          <w:szCs w:val="22"/>
          <w:lang w:val="en-US"/>
        </w:rPr>
        <w:t>Income</w:t>
      </w:r>
      <w:r w:rsidR="00880C4E">
        <w:rPr>
          <w:sz w:val="22"/>
          <w:szCs w:val="22"/>
          <w:lang w:val="en-US"/>
        </w:rPr>
        <w:t>: F</w:t>
      </w:r>
      <w:r w:rsidRPr="009C7048">
        <w:rPr>
          <w:sz w:val="22"/>
          <w:szCs w:val="22"/>
          <w:lang w:val="en-US"/>
        </w:rPr>
        <w:t>ocus on stability, with a lower P/E ratio of 16 and higher operating margin (0.22). Dividend yield is set high at 4.5%, reflecting reliable income distribution. A beta of 0.85 further aligns with lower volatility.</w:t>
      </w:r>
    </w:p>
    <w:p w14:paraId="317C7479" w14:textId="62C41515" w:rsidR="009C7048" w:rsidRPr="009C7048" w:rsidRDefault="009C7048" w:rsidP="00CF3B68">
      <w:pPr>
        <w:pStyle w:val="NormalWeb"/>
        <w:numPr>
          <w:ilvl w:val="0"/>
          <w:numId w:val="18"/>
        </w:numPr>
        <w:tabs>
          <w:tab w:val="clear" w:pos="720"/>
        </w:tabs>
        <w:spacing w:after="60" w:afterAutospacing="0"/>
        <w:ind w:left="270" w:hanging="180"/>
        <w:jc w:val="both"/>
        <w:rPr>
          <w:sz w:val="22"/>
          <w:szCs w:val="22"/>
          <w:lang w:val="en-US"/>
        </w:rPr>
      </w:pPr>
      <w:r w:rsidRPr="009C7048">
        <w:rPr>
          <w:b/>
          <w:bCs/>
          <w:sz w:val="22"/>
          <w:szCs w:val="22"/>
          <w:lang w:val="en-US"/>
        </w:rPr>
        <w:t>Balanced</w:t>
      </w:r>
      <w:r w:rsidR="006F2241">
        <w:rPr>
          <w:sz w:val="22"/>
          <w:szCs w:val="22"/>
          <w:lang w:val="en-US"/>
        </w:rPr>
        <w:t>: S</w:t>
      </w:r>
      <w:r w:rsidRPr="009C7048">
        <w:rPr>
          <w:sz w:val="22"/>
          <w:szCs w:val="22"/>
          <w:lang w:val="en-US"/>
        </w:rPr>
        <w:t>it between the two, with moderate valuation (P/E 20), growth (15%) and dividend yield (2.0%), alongside average market volatility (beta 1.0).</w:t>
      </w:r>
    </w:p>
    <w:p w14:paraId="3A8B351B" w14:textId="4615F139" w:rsidR="009C7048" w:rsidRPr="000124B0" w:rsidRDefault="009C7048" w:rsidP="00CF3B68">
      <w:pPr>
        <w:pStyle w:val="NormalWeb"/>
        <w:numPr>
          <w:ilvl w:val="0"/>
          <w:numId w:val="18"/>
        </w:numPr>
        <w:tabs>
          <w:tab w:val="clear" w:pos="720"/>
        </w:tabs>
        <w:spacing w:after="60" w:afterAutospacing="0"/>
        <w:ind w:left="270" w:hanging="180"/>
        <w:jc w:val="both"/>
        <w:rPr>
          <w:lang w:val="en-US"/>
        </w:rPr>
      </w:pPr>
      <w:r w:rsidRPr="009C7048">
        <w:rPr>
          <w:b/>
          <w:bCs/>
          <w:sz w:val="22"/>
          <w:szCs w:val="22"/>
          <w:lang w:val="en-US"/>
        </w:rPr>
        <w:t>Speculative</w:t>
      </w:r>
      <w:r w:rsidR="00BD0086">
        <w:rPr>
          <w:sz w:val="22"/>
          <w:szCs w:val="22"/>
          <w:lang w:val="en-US"/>
        </w:rPr>
        <w:t xml:space="preserve">: </w:t>
      </w:r>
      <w:r w:rsidR="00B05E55">
        <w:rPr>
          <w:sz w:val="22"/>
          <w:szCs w:val="22"/>
          <w:lang w:val="en-US"/>
        </w:rPr>
        <w:t xml:space="preserve">Follow </w:t>
      </w:r>
      <w:r w:rsidRPr="009C7048">
        <w:rPr>
          <w:sz w:val="22"/>
          <w:szCs w:val="22"/>
          <w:lang w:val="en-US"/>
        </w:rPr>
        <w:t>very high valuation (P/E 60), strong revenue growth (50%) and extreme volatility (beta 1.60). Margins are thin (0.10</w:t>
      </w:r>
      <w:r w:rsidR="00B05E55" w:rsidRPr="009C7048">
        <w:rPr>
          <w:sz w:val="22"/>
          <w:szCs w:val="22"/>
          <w:lang w:val="en-US"/>
        </w:rPr>
        <w:t>),</w:t>
      </w:r>
      <w:r w:rsidRPr="009C7048">
        <w:rPr>
          <w:sz w:val="22"/>
          <w:szCs w:val="22"/>
          <w:lang w:val="en-US"/>
        </w:rPr>
        <w:t xml:space="preserve"> and dividend yield is minimal (0.3%), consistent with early-stage companies.</w:t>
      </w:r>
    </w:p>
    <w:p w14:paraId="2CF2D9C0" w14:textId="77777777" w:rsidR="00491E3D" w:rsidRDefault="00491E3D" w:rsidP="002D55D1">
      <w:pPr>
        <w:pStyle w:val="NormalWeb"/>
        <w:spacing w:before="120" w:beforeAutospacing="0" w:after="120" w:afterAutospacing="0"/>
        <w:jc w:val="both"/>
        <w:rPr>
          <w:b/>
          <w:bCs/>
          <w:i/>
          <w:iCs/>
          <w:sz w:val="22"/>
          <w:szCs w:val="22"/>
        </w:rPr>
      </w:pPr>
    </w:p>
    <w:p w14:paraId="2DC19BBA" w14:textId="2313680B" w:rsidR="000124B0" w:rsidRPr="000124B0" w:rsidRDefault="000124B0" w:rsidP="00CF3B68">
      <w:pPr>
        <w:pStyle w:val="NormalWeb"/>
        <w:spacing w:before="120" w:beforeAutospacing="0" w:after="120" w:afterAutospacing="0"/>
        <w:jc w:val="both"/>
        <w:rPr>
          <w:b/>
          <w:bCs/>
          <w:sz w:val="22"/>
          <w:szCs w:val="22"/>
          <w:lang w:val="en-US"/>
        </w:rPr>
      </w:pPr>
      <w:r w:rsidRPr="00CF3B68">
        <w:rPr>
          <w:b/>
          <w:i/>
          <w:sz w:val="22"/>
          <w:szCs w:val="22"/>
        </w:rPr>
        <w:lastRenderedPageBreak/>
        <w:t>Risk</w:t>
      </w:r>
      <w:r w:rsidRPr="000124B0">
        <w:rPr>
          <w:b/>
          <w:bCs/>
          <w:sz w:val="22"/>
          <w:szCs w:val="22"/>
        </w:rPr>
        <w:t xml:space="preserve"> </w:t>
      </w:r>
      <w:r w:rsidRPr="00CF3B68">
        <w:rPr>
          <w:b/>
          <w:i/>
          <w:sz w:val="22"/>
          <w:szCs w:val="22"/>
        </w:rPr>
        <w:t>Calibration</w:t>
      </w:r>
    </w:p>
    <w:p w14:paraId="290DCCF7" w14:textId="3B3B3F16" w:rsidR="00401A9F" w:rsidRDefault="000124B0" w:rsidP="002D55D1">
      <w:pPr>
        <w:pStyle w:val="NormalWeb"/>
        <w:spacing w:before="0" w:beforeAutospacing="0" w:after="120" w:afterAutospacing="0"/>
        <w:jc w:val="both"/>
        <w:rPr>
          <w:sz w:val="22"/>
          <w:szCs w:val="22"/>
        </w:rPr>
      </w:pPr>
      <w:r w:rsidRPr="000124B0">
        <w:rPr>
          <w:sz w:val="22"/>
          <w:szCs w:val="22"/>
        </w:rPr>
        <w:t>Th</w:t>
      </w:r>
      <w:r>
        <w:rPr>
          <w:sz w:val="22"/>
          <w:szCs w:val="22"/>
        </w:rPr>
        <w:t xml:space="preserve">is step </w:t>
      </w:r>
      <w:r w:rsidRPr="000124B0">
        <w:rPr>
          <w:sz w:val="22"/>
          <w:szCs w:val="22"/>
        </w:rPr>
        <w:t>applies multipliers that adjust the default metrics according to the user’s chosen risk tolerance. This ensures that portfolios not only reflect the selected strategy but also adapt to the investor’s appetite for risk.</w:t>
      </w:r>
    </w:p>
    <w:p w14:paraId="18CC2BD3" w14:textId="23BB9112" w:rsidR="002D55D1" w:rsidRDefault="002D55D1" w:rsidP="002D55D1">
      <w:pPr>
        <w:pStyle w:val="Caption"/>
        <w:keepNext/>
        <w:jc w:val="center"/>
      </w:pPr>
      <w:bookmarkStart w:id="38" w:name="_Toc209558489"/>
      <w:bookmarkStart w:id="39" w:name="_Toc209561189"/>
      <w:bookmarkStart w:id="40" w:name="_Toc209562182"/>
      <w:r>
        <w:t xml:space="preserve">Table </w:t>
      </w:r>
      <w:r w:rsidR="00A45D42">
        <w:t>6</w:t>
      </w:r>
      <w:r>
        <w:fldChar w:fldCharType="begin"/>
      </w:r>
      <w:r>
        <w:instrText xml:space="preserve"> SEQ Table \* ARABIC </w:instrText>
      </w:r>
      <w:r>
        <w:fldChar w:fldCharType="separate"/>
      </w:r>
      <w:r>
        <w:fldChar w:fldCharType="end"/>
      </w:r>
      <w:r w:rsidR="005D003B">
        <w:t>.</w:t>
      </w:r>
      <w:r>
        <w:t xml:space="preserve"> Risk Tolerance Calibration Units</w:t>
      </w:r>
      <w:bookmarkEnd w:id="38"/>
      <w:bookmarkEnd w:id="39"/>
      <w:bookmarkEnd w:id="40"/>
    </w:p>
    <w:tbl>
      <w:tblPr>
        <w:tblStyle w:val="TableGrid"/>
        <w:tblW w:w="0" w:type="auto"/>
        <w:tblLook w:val="04A0" w:firstRow="1" w:lastRow="0" w:firstColumn="1" w:lastColumn="0" w:noHBand="0" w:noVBand="1"/>
      </w:tblPr>
      <w:tblGrid>
        <w:gridCol w:w="1621"/>
        <w:gridCol w:w="1098"/>
        <w:gridCol w:w="2541"/>
        <w:gridCol w:w="3270"/>
        <w:gridCol w:w="644"/>
        <w:gridCol w:w="1588"/>
      </w:tblGrid>
      <w:tr w:rsidR="002C4AA4" w:rsidRPr="002C4AA4" w14:paraId="76117C6B" w14:textId="77777777" w:rsidTr="002C4AA4">
        <w:tc>
          <w:tcPr>
            <w:tcW w:w="0" w:type="auto"/>
            <w:hideMark/>
          </w:tcPr>
          <w:p w14:paraId="386F1E69" w14:textId="77777777" w:rsidR="002C4AA4" w:rsidRPr="002C4AA4" w:rsidRDefault="002C4AA4" w:rsidP="002C4AA4">
            <w:pPr>
              <w:pStyle w:val="NormalWeb"/>
              <w:rPr>
                <w:b/>
                <w:bCs/>
                <w:sz w:val="22"/>
                <w:szCs w:val="22"/>
                <w:lang w:val="en-US"/>
              </w:rPr>
            </w:pPr>
            <w:r w:rsidRPr="002C4AA4">
              <w:rPr>
                <w:b/>
                <w:bCs/>
                <w:sz w:val="22"/>
                <w:szCs w:val="22"/>
                <w:lang w:val="en-US"/>
              </w:rPr>
              <w:t>Risk Tolerance</w:t>
            </w:r>
          </w:p>
        </w:tc>
        <w:tc>
          <w:tcPr>
            <w:tcW w:w="0" w:type="auto"/>
            <w:hideMark/>
          </w:tcPr>
          <w:p w14:paraId="19EE6475" w14:textId="77777777" w:rsidR="002C4AA4" w:rsidRPr="002C4AA4" w:rsidRDefault="002C4AA4" w:rsidP="002C4AA4">
            <w:pPr>
              <w:pStyle w:val="NormalWeb"/>
              <w:rPr>
                <w:b/>
                <w:bCs/>
                <w:sz w:val="22"/>
                <w:szCs w:val="22"/>
                <w:lang w:val="en-US"/>
              </w:rPr>
            </w:pPr>
            <w:r w:rsidRPr="002C4AA4">
              <w:rPr>
                <w:b/>
                <w:bCs/>
                <w:sz w:val="22"/>
                <w:szCs w:val="22"/>
                <w:lang w:val="en-US"/>
              </w:rPr>
              <w:t>P/E Ratio</w:t>
            </w:r>
          </w:p>
        </w:tc>
        <w:tc>
          <w:tcPr>
            <w:tcW w:w="0" w:type="auto"/>
            <w:hideMark/>
          </w:tcPr>
          <w:p w14:paraId="6990ACD3" w14:textId="77777777" w:rsidR="002C4AA4" w:rsidRPr="002C4AA4" w:rsidRDefault="002C4AA4" w:rsidP="002C4AA4">
            <w:pPr>
              <w:pStyle w:val="NormalWeb"/>
              <w:rPr>
                <w:b/>
                <w:bCs/>
                <w:sz w:val="22"/>
                <w:szCs w:val="22"/>
                <w:lang w:val="en-US"/>
              </w:rPr>
            </w:pPr>
            <w:r w:rsidRPr="002C4AA4">
              <w:rPr>
                <w:b/>
                <w:bCs/>
                <w:sz w:val="22"/>
                <w:szCs w:val="22"/>
                <w:lang w:val="en-US"/>
              </w:rPr>
              <w:t>Operating Margin (TTM)</w:t>
            </w:r>
          </w:p>
        </w:tc>
        <w:tc>
          <w:tcPr>
            <w:tcW w:w="0" w:type="auto"/>
            <w:hideMark/>
          </w:tcPr>
          <w:p w14:paraId="6E431010" w14:textId="77777777" w:rsidR="002C4AA4" w:rsidRPr="002C4AA4" w:rsidRDefault="002C4AA4" w:rsidP="002C4AA4">
            <w:pPr>
              <w:pStyle w:val="NormalWeb"/>
              <w:rPr>
                <w:b/>
                <w:bCs/>
                <w:sz w:val="22"/>
                <w:szCs w:val="22"/>
                <w:lang w:val="en-US"/>
              </w:rPr>
            </w:pPr>
            <w:r w:rsidRPr="002C4AA4">
              <w:rPr>
                <w:b/>
                <w:bCs/>
                <w:sz w:val="22"/>
                <w:szCs w:val="22"/>
                <w:lang w:val="en-US"/>
              </w:rPr>
              <w:t>Quarterly Revenue Growth (YoY)</w:t>
            </w:r>
          </w:p>
        </w:tc>
        <w:tc>
          <w:tcPr>
            <w:tcW w:w="0" w:type="auto"/>
            <w:hideMark/>
          </w:tcPr>
          <w:p w14:paraId="1DCC27DB" w14:textId="77777777" w:rsidR="002C4AA4" w:rsidRPr="002C4AA4" w:rsidRDefault="002C4AA4" w:rsidP="002C4AA4">
            <w:pPr>
              <w:pStyle w:val="NormalWeb"/>
              <w:rPr>
                <w:b/>
                <w:bCs/>
                <w:sz w:val="22"/>
                <w:szCs w:val="22"/>
                <w:lang w:val="en-US"/>
              </w:rPr>
            </w:pPr>
            <w:r w:rsidRPr="002C4AA4">
              <w:rPr>
                <w:b/>
                <w:bCs/>
                <w:sz w:val="22"/>
                <w:szCs w:val="22"/>
                <w:lang w:val="en-US"/>
              </w:rPr>
              <w:t>Beta</w:t>
            </w:r>
          </w:p>
        </w:tc>
        <w:tc>
          <w:tcPr>
            <w:tcW w:w="0" w:type="auto"/>
            <w:hideMark/>
          </w:tcPr>
          <w:p w14:paraId="3C21C1B8" w14:textId="77777777" w:rsidR="002C4AA4" w:rsidRPr="002C4AA4" w:rsidRDefault="002C4AA4" w:rsidP="002C4AA4">
            <w:pPr>
              <w:pStyle w:val="NormalWeb"/>
              <w:rPr>
                <w:b/>
                <w:bCs/>
                <w:sz w:val="22"/>
                <w:szCs w:val="22"/>
                <w:lang w:val="en-US"/>
              </w:rPr>
            </w:pPr>
            <w:r w:rsidRPr="002C4AA4">
              <w:rPr>
                <w:b/>
                <w:bCs/>
                <w:sz w:val="22"/>
                <w:szCs w:val="22"/>
                <w:lang w:val="en-US"/>
              </w:rPr>
              <w:t>Dividend Yield</w:t>
            </w:r>
          </w:p>
        </w:tc>
      </w:tr>
      <w:tr w:rsidR="002C4AA4" w:rsidRPr="002C4AA4" w14:paraId="33ED2D48" w14:textId="77777777" w:rsidTr="002C4AA4">
        <w:tc>
          <w:tcPr>
            <w:tcW w:w="0" w:type="auto"/>
            <w:hideMark/>
          </w:tcPr>
          <w:p w14:paraId="17DF0724" w14:textId="77777777" w:rsidR="002C4AA4" w:rsidRPr="002C4AA4" w:rsidRDefault="002C4AA4" w:rsidP="002C4AA4">
            <w:pPr>
              <w:pStyle w:val="NormalWeb"/>
              <w:rPr>
                <w:sz w:val="22"/>
                <w:szCs w:val="22"/>
                <w:lang w:val="en-US"/>
              </w:rPr>
            </w:pPr>
            <w:r w:rsidRPr="002C4AA4">
              <w:rPr>
                <w:sz w:val="22"/>
                <w:szCs w:val="22"/>
                <w:lang w:val="en-US"/>
              </w:rPr>
              <w:t>Conservative</w:t>
            </w:r>
          </w:p>
        </w:tc>
        <w:tc>
          <w:tcPr>
            <w:tcW w:w="0" w:type="auto"/>
            <w:hideMark/>
          </w:tcPr>
          <w:p w14:paraId="6221A3B4" w14:textId="77777777" w:rsidR="002C4AA4" w:rsidRPr="002C4AA4" w:rsidRDefault="002C4AA4" w:rsidP="002C4AA4">
            <w:pPr>
              <w:pStyle w:val="NormalWeb"/>
              <w:rPr>
                <w:sz w:val="22"/>
                <w:szCs w:val="22"/>
                <w:lang w:val="en-US"/>
              </w:rPr>
            </w:pPr>
            <w:r w:rsidRPr="002C4AA4">
              <w:rPr>
                <w:sz w:val="22"/>
                <w:szCs w:val="22"/>
                <w:lang w:val="en-US"/>
              </w:rPr>
              <w:t>0.85</w:t>
            </w:r>
          </w:p>
        </w:tc>
        <w:tc>
          <w:tcPr>
            <w:tcW w:w="0" w:type="auto"/>
            <w:hideMark/>
          </w:tcPr>
          <w:p w14:paraId="3F921000" w14:textId="77777777" w:rsidR="002C4AA4" w:rsidRPr="002C4AA4" w:rsidRDefault="002C4AA4" w:rsidP="002C4AA4">
            <w:pPr>
              <w:pStyle w:val="NormalWeb"/>
              <w:rPr>
                <w:sz w:val="22"/>
                <w:szCs w:val="22"/>
                <w:lang w:val="en-US"/>
              </w:rPr>
            </w:pPr>
            <w:r w:rsidRPr="002C4AA4">
              <w:rPr>
                <w:sz w:val="22"/>
                <w:szCs w:val="22"/>
                <w:lang w:val="en-US"/>
              </w:rPr>
              <w:t>1.10</w:t>
            </w:r>
          </w:p>
        </w:tc>
        <w:tc>
          <w:tcPr>
            <w:tcW w:w="0" w:type="auto"/>
            <w:hideMark/>
          </w:tcPr>
          <w:p w14:paraId="617CA125" w14:textId="77777777" w:rsidR="002C4AA4" w:rsidRPr="002C4AA4" w:rsidRDefault="002C4AA4" w:rsidP="002C4AA4">
            <w:pPr>
              <w:pStyle w:val="NormalWeb"/>
              <w:rPr>
                <w:sz w:val="22"/>
                <w:szCs w:val="22"/>
                <w:lang w:val="en-US"/>
              </w:rPr>
            </w:pPr>
            <w:r w:rsidRPr="002C4AA4">
              <w:rPr>
                <w:sz w:val="22"/>
                <w:szCs w:val="22"/>
                <w:lang w:val="en-US"/>
              </w:rPr>
              <w:t>0.85</w:t>
            </w:r>
          </w:p>
        </w:tc>
        <w:tc>
          <w:tcPr>
            <w:tcW w:w="0" w:type="auto"/>
            <w:hideMark/>
          </w:tcPr>
          <w:p w14:paraId="053EFDC8" w14:textId="77777777" w:rsidR="002C4AA4" w:rsidRPr="002C4AA4" w:rsidRDefault="002C4AA4" w:rsidP="002C4AA4">
            <w:pPr>
              <w:pStyle w:val="NormalWeb"/>
              <w:rPr>
                <w:sz w:val="22"/>
                <w:szCs w:val="22"/>
                <w:lang w:val="en-US"/>
              </w:rPr>
            </w:pPr>
            <w:r w:rsidRPr="002C4AA4">
              <w:rPr>
                <w:sz w:val="22"/>
                <w:szCs w:val="22"/>
                <w:lang w:val="en-US"/>
              </w:rPr>
              <w:t>0.90</w:t>
            </w:r>
          </w:p>
        </w:tc>
        <w:tc>
          <w:tcPr>
            <w:tcW w:w="0" w:type="auto"/>
            <w:hideMark/>
          </w:tcPr>
          <w:p w14:paraId="5C9AA65D" w14:textId="77777777" w:rsidR="002C4AA4" w:rsidRPr="002C4AA4" w:rsidRDefault="002C4AA4" w:rsidP="002C4AA4">
            <w:pPr>
              <w:pStyle w:val="NormalWeb"/>
              <w:rPr>
                <w:sz w:val="22"/>
                <w:szCs w:val="22"/>
                <w:lang w:val="en-US"/>
              </w:rPr>
            </w:pPr>
            <w:r w:rsidRPr="002C4AA4">
              <w:rPr>
                <w:sz w:val="22"/>
                <w:szCs w:val="22"/>
                <w:lang w:val="en-US"/>
              </w:rPr>
              <w:t>1.15</w:t>
            </w:r>
          </w:p>
        </w:tc>
      </w:tr>
      <w:tr w:rsidR="002C4AA4" w:rsidRPr="002C4AA4" w14:paraId="735FB474" w14:textId="77777777" w:rsidTr="002C4AA4">
        <w:tc>
          <w:tcPr>
            <w:tcW w:w="0" w:type="auto"/>
            <w:hideMark/>
          </w:tcPr>
          <w:p w14:paraId="2CEEE16C" w14:textId="77777777" w:rsidR="002C4AA4" w:rsidRPr="002C4AA4" w:rsidRDefault="002C4AA4" w:rsidP="002C4AA4">
            <w:pPr>
              <w:pStyle w:val="NormalWeb"/>
              <w:rPr>
                <w:sz w:val="22"/>
                <w:szCs w:val="22"/>
                <w:lang w:val="en-US"/>
              </w:rPr>
            </w:pPr>
            <w:r w:rsidRPr="002C4AA4">
              <w:rPr>
                <w:sz w:val="22"/>
                <w:szCs w:val="22"/>
                <w:lang w:val="en-US"/>
              </w:rPr>
              <w:t>Moderate</w:t>
            </w:r>
          </w:p>
        </w:tc>
        <w:tc>
          <w:tcPr>
            <w:tcW w:w="0" w:type="auto"/>
            <w:hideMark/>
          </w:tcPr>
          <w:p w14:paraId="634AC3E6" w14:textId="77777777" w:rsidR="002C4AA4" w:rsidRPr="002C4AA4" w:rsidRDefault="002C4AA4" w:rsidP="002C4AA4">
            <w:pPr>
              <w:pStyle w:val="NormalWeb"/>
              <w:rPr>
                <w:sz w:val="22"/>
                <w:szCs w:val="22"/>
                <w:lang w:val="en-US"/>
              </w:rPr>
            </w:pPr>
            <w:r w:rsidRPr="002C4AA4">
              <w:rPr>
                <w:sz w:val="22"/>
                <w:szCs w:val="22"/>
                <w:lang w:val="en-US"/>
              </w:rPr>
              <w:t>1.00</w:t>
            </w:r>
          </w:p>
        </w:tc>
        <w:tc>
          <w:tcPr>
            <w:tcW w:w="0" w:type="auto"/>
            <w:hideMark/>
          </w:tcPr>
          <w:p w14:paraId="464A3C53" w14:textId="77777777" w:rsidR="002C4AA4" w:rsidRPr="002C4AA4" w:rsidRDefault="002C4AA4" w:rsidP="002C4AA4">
            <w:pPr>
              <w:pStyle w:val="NormalWeb"/>
              <w:rPr>
                <w:sz w:val="22"/>
                <w:szCs w:val="22"/>
                <w:lang w:val="en-US"/>
              </w:rPr>
            </w:pPr>
            <w:r w:rsidRPr="002C4AA4">
              <w:rPr>
                <w:sz w:val="22"/>
                <w:szCs w:val="22"/>
                <w:lang w:val="en-US"/>
              </w:rPr>
              <w:t>1.00</w:t>
            </w:r>
          </w:p>
        </w:tc>
        <w:tc>
          <w:tcPr>
            <w:tcW w:w="0" w:type="auto"/>
            <w:hideMark/>
          </w:tcPr>
          <w:p w14:paraId="28F919F7" w14:textId="77777777" w:rsidR="002C4AA4" w:rsidRPr="002C4AA4" w:rsidRDefault="002C4AA4" w:rsidP="002C4AA4">
            <w:pPr>
              <w:pStyle w:val="NormalWeb"/>
              <w:rPr>
                <w:sz w:val="22"/>
                <w:szCs w:val="22"/>
                <w:lang w:val="en-US"/>
              </w:rPr>
            </w:pPr>
            <w:r w:rsidRPr="002C4AA4">
              <w:rPr>
                <w:sz w:val="22"/>
                <w:szCs w:val="22"/>
                <w:lang w:val="en-US"/>
              </w:rPr>
              <w:t>1.00</w:t>
            </w:r>
          </w:p>
        </w:tc>
        <w:tc>
          <w:tcPr>
            <w:tcW w:w="0" w:type="auto"/>
            <w:hideMark/>
          </w:tcPr>
          <w:p w14:paraId="7765DC17" w14:textId="77777777" w:rsidR="002C4AA4" w:rsidRPr="002C4AA4" w:rsidRDefault="002C4AA4" w:rsidP="002C4AA4">
            <w:pPr>
              <w:pStyle w:val="NormalWeb"/>
              <w:rPr>
                <w:sz w:val="22"/>
                <w:szCs w:val="22"/>
                <w:lang w:val="en-US"/>
              </w:rPr>
            </w:pPr>
            <w:r w:rsidRPr="002C4AA4">
              <w:rPr>
                <w:sz w:val="22"/>
                <w:szCs w:val="22"/>
                <w:lang w:val="en-US"/>
              </w:rPr>
              <w:t>1.00</w:t>
            </w:r>
          </w:p>
        </w:tc>
        <w:tc>
          <w:tcPr>
            <w:tcW w:w="0" w:type="auto"/>
            <w:hideMark/>
          </w:tcPr>
          <w:p w14:paraId="19B94383" w14:textId="77777777" w:rsidR="002C4AA4" w:rsidRPr="002C4AA4" w:rsidRDefault="002C4AA4" w:rsidP="002C4AA4">
            <w:pPr>
              <w:pStyle w:val="NormalWeb"/>
              <w:rPr>
                <w:sz w:val="22"/>
                <w:szCs w:val="22"/>
                <w:lang w:val="en-US"/>
              </w:rPr>
            </w:pPr>
            <w:r w:rsidRPr="002C4AA4">
              <w:rPr>
                <w:sz w:val="22"/>
                <w:szCs w:val="22"/>
                <w:lang w:val="en-US"/>
              </w:rPr>
              <w:t>1.00</w:t>
            </w:r>
          </w:p>
        </w:tc>
      </w:tr>
      <w:tr w:rsidR="002C4AA4" w:rsidRPr="002C4AA4" w14:paraId="3E7BB36F" w14:textId="77777777" w:rsidTr="002C4AA4">
        <w:tc>
          <w:tcPr>
            <w:tcW w:w="0" w:type="auto"/>
            <w:hideMark/>
          </w:tcPr>
          <w:p w14:paraId="399ACB5D" w14:textId="77777777" w:rsidR="002C4AA4" w:rsidRPr="002C4AA4" w:rsidRDefault="002C4AA4" w:rsidP="002C4AA4">
            <w:pPr>
              <w:pStyle w:val="NormalWeb"/>
              <w:rPr>
                <w:sz w:val="22"/>
                <w:szCs w:val="22"/>
                <w:lang w:val="en-US"/>
              </w:rPr>
            </w:pPr>
            <w:r w:rsidRPr="002C4AA4">
              <w:rPr>
                <w:sz w:val="22"/>
                <w:szCs w:val="22"/>
                <w:lang w:val="en-US"/>
              </w:rPr>
              <w:t>Aggressive</w:t>
            </w:r>
          </w:p>
        </w:tc>
        <w:tc>
          <w:tcPr>
            <w:tcW w:w="0" w:type="auto"/>
            <w:hideMark/>
          </w:tcPr>
          <w:p w14:paraId="02788721" w14:textId="77777777" w:rsidR="002C4AA4" w:rsidRPr="002C4AA4" w:rsidRDefault="002C4AA4" w:rsidP="002C4AA4">
            <w:pPr>
              <w:pStyle w:val="NormalWeb"/>
              <w:rPr>
                <w:sz w:val="22"/>
                <w:szCs w:val="22"/>
                <w:lang w:val="en-US"/>
              </w:rPr>
            </w:pPr>
            <w:r w:rsidRPr="002C4AA4">
              <w:rPr>
                <w:sz w:val="22"/>
                <w:szCs w:val="22"/>
                <w:lang w:val="en-US"/>
              </w:rPr>
              <w:t>1.20</w:t>
            </w:r>
          </w:p>
        </w:tc>
        <w:tc>
          <w:tcPr>
            <w:tcW w:w="0" w:type="auto"/>
            <w:hideMark/>
          </w:tcPr>
          <w:p w14:paraId="64E4B662" w14:textId="77777777" w:rsidR="002C4AA4" w:rsidRPr="002C4AA4" w:rsidRDefault="002C4AA4" w:rsidP="002C4AA4">
            <w:pPr>
              <w:pStyle w:val="NormalWeb"/>
              <w:rPr>
                <w:sz w:val="22"/>
                <w:szCs w:val="22"/>
                <w:lang w:val="en-US"/>
              </w:rPr>
            </w:pPr>
            <w:r w:rsidRPr="002C4AA4">
              <w:rPr>
                <w:sz w:val="22"/>
                <w:szCs w:val="22"/>
                <w:lang w:val="en-US"/>
              </w:rPr>
              <w:t>0.90</w:t>
            </w:r>
          </w:p>
        </w:tc>
        <w:tc>
          <w:tcPr>
            <w:tcW w:w="0" w:type="auto"/>
            <w:hideMark/>
          </w:tcPr>
          <w:p w14:paraId="3535ACB0" w14:textId="77777777" w:rsidR="002C4AA4" w:rsidRPr="002C4AA4" w:rsidRDefault="002C4AA4" w:rsidP="002C4AA4">
            <w:pPr>
              <w:pStyle w:val="NormalWeb"/>
              <w:rPr>
                <w:sz w:val="22"/>
                <w:szCs w:val="22"/>
                <w:lang w:val="en-US"/>
              </w:rPr>
            </w:pPr>
            <w:r w:rsidRPr="002C4AA4">
              <w:rPr>
                <w:sz w:val="22"/>
                <w:szCs w:val="22"/>
                <w:lang w:val="en-US"/>
              </w:rPr>
              <w:t>1.20</w:t>
            </w:r>
          </w:p>
        </w:tc>
        <w:tc>
          <w:tcPr>
            <w:tcW w:w="0" w:type="auto"/>
            <w:hideMark/>
          </w:tcPr>
          <w:p w14:paraId="672EB9AC" w14:textId="77777777" w:rsidR="002C4AA4" w:rsidRPr="002C4AA4" w:rsidRDefault="002C4AA4" w:rsidP="002C4AA4">
            <w:pPr>
              <w:pStyle w:val="NormalWeb"/>
              <w:rPr>
                <w:sz w:val="22"/>
                <w:szCs w:val="22"/>
                <w:lang w:val="en-US"/>
              </w:rPr>
            </w:pPr>
            <w:r w:rsidRPr="002C4AA4">
              <w:rPr>
                <w:sz w:val="22"/>
                <w:szCs w:val="22"/>
                <w:lang w:val="en-US"/>
              </w:rPr>
              <w:t>1.15</w:t>
            </w:r>
          </w:p>
        </w:tc>
        <w:tc>
          <w:tcPr>
            <w:tcW w:w="0" w:type="auto"/>
            <w:hideMark/>
          </w:tcPr>
          <w:p w14:paraId="0695DE3E" w14:textId="77777777" w:rsidR="002C4AA4" w:rsidRPr="002C4AA4" w:rsidRDefault="002C4AA4" w:rsidP="002C4AA4">
            <w:pPr>
              <w:pStyle w:val="NormalWeb"/>
              <w:rPr>
                <w:sz w:val="22"/>
                <w:szCs w:val="22"/>
                <w:lang w:val="en-US"/>
              </w:rPr>
            </w:pPr>
            <w:r w:rsidRPr="002C4AA4">
              <w:rPr>
                <w:sz w:val="22"/>
                <w:szCs w:val="22"/>
                <w:lang w:val="en-US"/>
              </w:rPr>
              <w:t>0.85</w:t>
            </w:r>
          </w:p>
        </w:tc>
      </w:tr>
    </w:tbl>
    <w:p w14:paraId="778F751E" w14:textId="16166A88" w:rsidR="00775F43" w:rsidRPr="00775F43" w:rsidRDefault="00775F43" w:rsidP="00CF3B68">
      <w:pPr>
        <w:pStyle w:val="NormalWeb"/>
        <w:spacing w:before="120" w:beforeAutospacing="0" w:after="120" w:afterAutospacing="0"/>
        <w:jc w:val="both"/>
        <w:rPr>
          <w:sz w:val="22"/>
          <w:szCs w:val="22"/>
          <w:lang w:val="en-US"/>
        </w:rPr>
      </w:pPr>
      <w:r w:rsidRPr="009C7048">
        <w:rPr>
          <w:sz w:val="22"/>
          <w:szCs w:val="22"/>
          <w:lang w:val="en-US"/>
        </w:rPr>
        <w:t>The reasoning behind these values is as follows</w:t>
      </w:r>
      <w:r w:rsidRPr="00775F43">
        <w:rPr>
          <w:sz w:val="22"/>
          <w:szCs w:val="22"/>
          <w:lang w:val="en-US"/>
        </w:rPr>
        <w:t>:</w:t>
      </w:r>
    </w:p>
    <w:p w14:paraId="558CFFF3" w14:textId="202D28B7" w:rsidR="00775F43" w:rsidRPr="00775F43" w:rsidRDefault="00775F43" w:rsidP="00CF3B68">
      <w:pPr>
        <w:pStyle w:val="NormalWeb"/>
        <w:numPr>
          <w:ilvl w:val="0"/>
          <w:numId w:val="19"/>
        </w:numPr>
        <w:tabs>
          <w:tab w:val="clear" w:pos="720"/>
        </w:tabs>
        <w:spacing w:before="120" w:beforeAutospacing="0" w:after="60" w:afterAutospacing="0"/>
        <w:ind w:left="270" w:hanging="180"/>
        <w:jc w:val="both"/>
        <w:rPr>
          <w:sz w:val="22"/>
          <w:szCs w:val="22"/>
          <w:lang w:val="en-US"/>
        </w:rPr>
      </w:pPr>
      <w:r w:rsidRPr="00775F43">
        <w:rPr>
          <w:b/>
          <w:bCs/>
          <w:sz w:val="22"/>
          <w:szCs w:val="22"/>
          <w:lang w:val="en-US"/>
        </w:rPr>
        <w:t>Conservative</w:t>
      </w:r>
      <w:r>
        <w:rPr>
          <w:sz w:val="22"/>
          <w:szCs w:val="22"/>
          <w:lang w:val="en-US"/>
        </w:rPr>
        <w:t xml:space="preserve">: </w:t>
      </w:r>
      <w:proofErr w:type="spellStart"/>
      <w:r>
        <w:rPr>
          <w:sz w:val="22"/>
          <w:szCs w:val="22"/>
          <w:lang w:val="en-US"/>
        </w:rPr>
        <w:t>F</w:t>
      </w:r>
      <w:r w:rsidRPr="00775F43">
        <w:rPr>
          <w:sz w:val="22"/>
          <w:szCs w:val="22"/>
          <w:lang w:val="en-US"/>
        </w:rPr>
        <w:t>avour</w:t>
      </w:r>
      <w:proofErr w:type="spellEnd"/>
      <w:r w:rsidRPr="00775F43">
        <w:rPr>
          <w:sz w:val="22"/>
          <w:szCs w:val="22"/>
          <w:lang w:val="en-US"/>
        </w:rPr>
        <w:t xml:space="preserve"> lower valuations (0.85 multiplier on P/E), higher stability (1.10 multiplier on margins), reduced volatility (0.90 multiplier on beta) and stronger income streams (1.15 multiplier on dividend yield).</w:t>
      </w:r>
    </w:p>
    <w:p w14:paraId="1D43F774" w14:textId="5CF0E6B3" w:rsidR="00775F43" w:rsidRPr="00775F43" w:rsidRDefault="00775F43" w:rsidP="00CF3B68">
      <w:pPr>
        <w:pStyle w:val="NormalWeb"/>
        <w:numPr>
          <w:ilvl w:val="0"/>
          <w:numId w:val="19"/>
        </w:numPr>
        <w:tabs>
          <w:tab w:val="clear" w:pos="720"/>
        </w:tabs>
        <w:spacing w:before="120" w:beforeAutospacing="0" w:after="60" w:afterAutospacing="0"/>
        <w:ind w:left="270" w:hanging="180"/>
        <w:jc w:val="both"/>
        <w:rPr>
          <w:sz w:val="22"/>
          <w:szCs w:val="22"/>
          <w:lang w:val="en-US"/>
        </w:rPr>
      </w:pPr>
      <w:r w:rsidRPr="00775F43">
        <w:rPr>
          <w:b/>
          <w:bCs/>
          <w:sz w:val="22"/>
          <w:szCs w:val="22"/>
          <w:lang w:val="en-US"/>
        </w:rPr>
        <w:t>Moderate</w:t>
      </w:r>
      <w:r w:rsidR="003E2563">
        <w:rPr>
          <w:sz w:val="22"/>
          <w:szCs w:val="22"/>
          <w:lang w:val="en-US"/>
        </w:rPr>
        <w:t>: A</w:t>
      </w:r>
      <w:r w:rsidRPr="00775F43">
        <w:rPr>
          <w:sz w:val="22"/>
          <w:szCs w:val="22"/>
          <w:lang w:val="en-US"/>
        </w:rPr>
        <w:t>ccept the defaults with no adjustments.</w:t>
      </w:r>
    </w:p>
    <w:p w14:paraId="1211AD46" w14:textId="1AF58647" w:rsidR="000124B0" w:rsidRDefault="00775F43" w:rsidP="00CF3B68">
      <w:pPr>
        <w:pStyle w:val="NormalWeb"/>
        <w:numPr>
          <w:ilvl w:val="0"/>
          <w:numId w:val="19"/>
        </w:numPr>
        <w:tabs>
          <w:tab w:val="clear" w:pos="720"/>
        </w:tabs>
        <w:spacing w:before="120" w:beforeAutospacing="0" w:after="60" w:afterAutospacing="0"/>
        <w:ind w:left="270" w:hanging="180"/>
        <w:jc w:val="both"/>
        <w:rPr>
          <w:sz w:val="22"/>
          <w:szCs w:val="22"/>
          <w:lang w:val="en-US"/>
        </w:rPr>
      </w:pPr>
      <w:r w:rsidRPr="00775F43">
        <w:rPr>
          <w:b/>
          <w:bCs/>
          <w:sz w:val="22"/>
          <w:szCs w:val="22"/>
          <w:lang w:val="en-US"/>
        </w:rPr>
        <w:t>Aggressive</w:t>
      </w:r>
      <w:r w:rsidRPr="00775F43">
        <w:rPr>
          <w:sz w:val="22"/>
          <w:szCs w:val="22"/>
          <w:lang w:val="en-US"/>
        </w:rPr>
        <w:t xml:space="preserve"> investors tolerate higher valuations (1.20 multiplier on P/E), accept lower margins (0.90 multiplier), pursue higher growth (1.20 multiplier on revenue growth) and accept greater volatility (1.15 multiplier on beta), while reducing emphasis on dividends (0.85 multiplier).</w:t>
      </w:r>
    </w:p>
    <w:p w14:paraId="551E37FC" w14:textId="2EB94CE0" w:rsidR="00364206" w:rsidRPr="00CF3B68" w:rsidRDefault="00450BC4" w:rsidP="00CF3B68">
      <w:pPr>
        <w:pStyle w:val="NormalWeb"/>
        <w:spacing w:before="120" w:beforeAutospacing="0" w:after="120" w:afterAutospacing="0"/>
        <w:rPr>
          <w:b/>
          <w:i/>
          <w:sz w:val="22"/>
          <w:szCs w:val="22"/>
          <w:lang w:val="en-US"/>
        </w:rPr>
      </w:pPr>
      <w:r w:rsidRPr="00CF3B68">
        <w:rPr>
          <w:b/>
          <w:i/>
          <w:sz w:val="22"/>
          <w:szCs w:val="22"/>
          <w:lang w:val="en-US"/>
        </w:rPr>
        <w:t>Portfolio Construction with K-Means</w:t>
      </w:r>
    </w:p>
    <w:p w14:paraId="073E8319" w14:textId="56F65041" w:rsidR="00833245" w:rsidRDefault="001E1F90" w:rsidP="00CF3B68">
      <w:pPr>
        <w:pStyle w:val="NormalWeb"/>
        <w:spacing w:before="0" w:beforeAutospacing="0" w:after="120" w:afterAutospacing="0"/>
        <w:jc w:val="both"/>
        <w:rPr>
          <w:sz w:val="22"/>
          <w:szCs w:val="22"/>
          <w:lang w:val="en-US"/>
        </w:rPr>
      </w:pPr>
      <w:r w:rsidRPr="001E1F90">
        <w:rPr>
          <w:sz w:val="22"/>
          <w:szCs w:val="22"/>
          <w:lang w:val="en-US"/>
        </w:rPr>
        <w:t xml:space="preserve">After the portfolio metrics are </w:t>
      </w:r>
      <w:proofErr w:type="spellStart"/>
      <w:r w:rsidRPr="001E1F90">
        <w:rPr>
          <w:sz w:val="22"/>
          <w:szCs w:val="22"/>
          <w:lang w:val="en-US"/>
        </w:rPr>
        <w:t>finalised</w:t>
      </w:r>
      <w:proofErr w:type="spellEnd"/>
      <w:r w:rsidRPr="001E1F90">
        <w:rPr>
          <w:sz w:val="22"/>
          <w:szCs w:val="22"/>
          <w:lang w:val="en-US"/>
        </w:rPr>
        <w:t xml:space="preserve">, the system </w:t>
      </w:r>
      <w:proofErr w:type="spellStart"/>
      <w:r w:rsidR="002A4DB5">
        <w:rPr>
          <w:sz w:val="22"/>
          <w:szCs w:val="22"/>
          <w:lang w:val="en-US"/>
        </w:rPr>
        <w:t>utilises</w:t>
      </w:r>
      <w:proofErr w:type="spellEnd"/>
      <w:r w:rsidR="002A4DB5">
        <w:rPr>
          <w:sz w:val="22"/>
          <w:szCs w:val="22"/>
          <w:lang w:val="en-US"/>
        </w:rPr>
        <w:t xml:space="preserve"> </w:t>
      </w:r>
      <w:r w:rsidRPr="001E1F90">
        <w:rPr>
          <w:sz w:val="22"/>
          <w:szCs w:val="22"/>
          <w:lang w:val="en-US"/>
        </w:rPr>
        <w:t>the K-means clustering algorithm to identify companies that best match the portfolio’s profile. The portfolio</w:t>
      </w:r>
      <w:r w:rsidR="00BB363D">
        <w:rPr>
          <w:sz w:val="22"/>
          <w:szCs w:val="22"/>
          <w:lang w:val="en-US"/>
        </w:rPr>
        <w:t xml:space="preserve"> metrics</w:t>
      </w:r>
      <w:r w:rsidRPr="001E1F90">
        <w:rPr>
          <w:sz w:val="22"/>
          <w:szCs w:val="22"/>
          <w:lang w:val="en-US"/>
        </w:rPr>
        <w:t xml:space="preserve"> </w:t>
      </w:r>
      <w:r w:rsidR="00BB363D">
        <w:rPr>
          <w:sz w:val="22"/>
          <w:szCs w:val="22"/>
          <w:lang w:val="en-US"/>
        </w:rPr>
        <w:t>them</w:t>
      </w:r>
      <w:r w:rsidRPr="001E1F90">
        <w:rPr>
          <w:sz w:val="22"/>
          <w:szCs w:val="22"/>
          <w:lang w:val="en-US"/>
        </w:rPr>
        <w:t>sel</w:t>
      </w:r>
      <w:r w:rsidR="00BB363D">
        <w:rPr>
          <w:sz w:val="22"/>
          <w:szCs w:val="22"/>
          <w:lang w:val="en-US"/>
        </w:rPr>
        <w:t>ves</w:t>
      </w:r>
      <w:r w:rsidRPr="001E1F90">
        <w:rPr>
          <w:sz w:val="22"/>
          <w:szCs w:val="22"/>
          <w:lang w:val="en-US"/>
        </w:rPr>
        <w:t xml:space="preserve"> act as a centroid, and the Euclidean distance is calculated between the portfolio metrics and each company’s metrics. </w:t>
      </w:r>
      <w:r w:rsidR="00612CDE">
        <w:rPr>
          <w:sz w:val="22"/>
          <w:szCs w:val="22"/>
          <w:lang w:val="en-US"/>
        </w:rPr>
        <w:t>As a result, c</w:t>
      </w:r>
      <w:r w:rsidRPr="001E1F90">
        <w:rPr>
          <w:sz w:val="22"/>
          <w:szCs w:val="22"/>
          <w:lang w:val="en-US"/>
        </w:rPr>
        <w:t>ompanies are then ranked by proximity to the centroid, with closer matches considered stronger candidates.</w:t>
      </w:r>
      <w:r w:rsidR="00C93070">
        <w:rPr>
          <w:sz w:val="22"/>
          <w:szCs w:val="22"/>
          <w:lang w:val="en-US"/>
        </w:rPr>
        <w:t xml:space="preserve"> </w:t>
      </w:r>
      <w:r w:rsidRPr="001E1F90">
        <w:rPr>
          <w:sz w:val="22"/>
          <w:szCs w:val="22"/>
          <w:lang w:val="en-US"/>
        </w:rPr>
        <w:t>Compared with the older method of threshold-based filtering</w:t>
      </w:r>
      <w:r w:rsidR="00C93070">
        <w:rPr>
          <w:sz w:val="22"/>
          <w:szCs w:val="22"/>
          <w:lang w:val="en-US"/>
        </w:rPr>
        <w:t>,</w:t>
      </w:r>
      <w:r w:rsidRPr="001E1F90">
        <w:rPr>
          <w:sz w:val="22"/>
          <w:szCs w:val="22"/>
          <w:lang w:val="en-US"/>
        </w:rPr>
        <w:t xml:space="preserve"> where companies had to pass all five conditions within strict bounds</w:t>
      </w:r>
      <w:r w:rsidR="00C93070">
        <w:rPr>
          <w:sz w:val="22"/>
          <w:szCs w:val="22"/>
          <w:lang w:val="en-US"/>
        </w:rPr>
        <w:t>,</w:t>
      </w:r>
      <w:r w:rsidRPr="001E1F90">
        <w:rPr>
          <w:sz w:val="22"/>
          <w:szCs w:val="22"/>
          <w:lang w:val="en-US"/>
        </w:rPr>
        <w:t xml:space="preserve"> K-means offers a more flexible approach. </w:t>
      </w:r>
      <w:r w:rsidR="00C93070">
        <w:rPr>
          <w:sz w:val="22"/>
          <w:szCs w:val="22"/>
          <w:lang w:val="en-US"/>
        </w:rPr>
        <w:t>To elaborate, t</w:t>
      </w:r>
      <w:r w:rsidRPr="001E1F90">
        <w:rPr>
          <w:sz w:val="22"/>
          <w:szCs w:val="22"/>
          <w:lang w:val="en-US"/>
        </w:rPr>
        <w:t>hreshold filtering risks producing no matches if companies fail even one condition, leaving users without results. By contrast, K-means guarantees a ranked list of candidates, reflecting varying degrees of suitability. This ranking mirrors the real-world investment process, where trade-offs between growth, risk and income are expected rather than eliminated.</w:t>
      </w:r>
    </w:p>
    <w:p w14:paraId="187405C5" w14:textId="67613E2F" w:rsidR="00683829" w:rsidRDefault="00BB72BD" w:rsidP="00CF3B68">
      <w:pPr>
        <w:pStyle w:val="NormalWeb"/>
        <w:spacing w:before="0" w:beforeAutospacing="0" w:after="120" w:afterAutospacing="0"/>
        <w:jc w:val="both"/>
        <w:rPr>
          <w:sz w:val="22"/>
          <w:szCs w:val="22"/>
          <w:lang w:val="en-US"/>
        </w:rPr>
      </w:pPr>
      <w:r w:rsidRPr="00BB72BD">
        <w:rPr>
          <w:sz w:val="22"/>
          <w:szCs w:val="22"/>
          <w:lang w:val="en-US"/>
        </w:rPr>
        <w:t xml:space="preserve">In summary, the Portfolio Management module combines user-driven configuration with quantitative analysis. By grounding portfolios in financial metrics, calibrating them to risk preferences and matching them through clustering, the system ensures that users receive </w:t>
      </w:r>
      <w:proofErr w:type="spellStart"/>
      <w:r w:rsidRPr="00BB72BD">
        <w:rPr>
          <w:sz w:val="22"/>
          <w:szCs w:val="22"/>
          <w:lang w:val="en-US"/>
        </w:rPr>
        <w:t>personalised</w:t>
      </w:r>
      <w:proofErr w:type="spellEnd"/>
      <w:r w:rsidRPr="00BB72BD">
        <w:rPr>
          <w:sz w:val="22"/>
          <w:szCs w:val="22"/>
          <w:lang w:val="en-US"/>
        </w:rPr>
        <w:t>, data-driven recommendations that remain consistent with investment logic.</w:t>
      </w:r>
    </w:p>
    <w:p w14:paraId="4A6779D0" w14:textId="29BF1E74" w:rsidR="00A3623E" w:rsidRPr="007F789E" w:rsidRDefault="00ED6789" w:rsidP="00623414">
      <w:pPr>
        <w:pStyle w:val="Heading4"/>
        <w:spacing w:before="120" w:after="120"/>
        <w:rPr>
          <w:i w:val="0"/>
          <w:iCs w:val="0"/>
          <w:lang w:val="en-US"/>
        </w:rPr>
      </w:pPr>
      <w:r w:rsidRPr="007F789E">
        <w:rPr>
          <w:i w:val="0"/>
          <w:iCs w:val="0"/>
          <w:lang w:val="en-US"/>
        </w:rPr>
        <w:t>Kitto Agentic AI</w:t>
      </w:r>
    </w:p>
    <w:p w14:paraId="582AE1D3" w14:textId="1155EAFD" w:rsidR="00ED6789" w:rsidRPr="00ED6789" w:rsidRDefault="00ED6789" w:rsidP="00CF3B68">
      <w:pPr>
        <w:pStyle w:val="NormalWeb"/>
        <w:spacing w:before="0" w:beforeAutospacing="0" w:after="120" w:afterAutospacing="0"/>
        <w:jc w:val="both"/>
        <w:rPr>
          <w:sz w:val="22"/>
          <w:szCs w:val="22"/>
          <w:lang w:val="en-US"/>
        </w:rPr>
      </w:pPr>
      <w:r w:rsidRPr="00ED6789">
        <w:rPr>
          <w:sz w:val="22"/>
          <w:szCs w:val="22"/>
          <w:lang w:val="en-US"/>
        </w:rPr>
        <w:t xml:space="preserve">Kitto’s Agent is an audio-native conversational assistant designed to provide seamless, low-latency interaction with the platform. It is powered by Google’s Gemini Live 2.5 Flash model, selected for its ability to handle continuous audio input and output streams over a single </w:t>
      </w:r>
      <w:proofErr w:type="spellStart"/>
      <w:r w:rsidRPr="00ED6789">
        <w:rPr>
          <w:sz w:val="22"/>
          <w:szCs w:val="22"/>
          <w:lang w:val="en-US"/>
        </w:rPr>
        <w:t>websocket</w:t>
      </w:r>
      <w:proofErr w:type="spellEnd"/>
      <w:r w:rsidRPr="00ED6789">
        <w:rPr>
          <w:sz w:val="22"/>
          <w:szCs w:val="22"/>
          <w:lang w:val="en-US"/>
        </w:rPr>
        <w:t>. Unlike traditional request–response models, Gemini Live provides real-time speech-to-speech generation, which was critical in creating a fluid and natural user experience.</w:t>
      </w:r>
    </w:p>
    <w:p w14:paraId="00264754" w14:textId="67CE40A6" w:rsidR="00ED6789" w:rsidRPr="00ED6789" w:rsidRDefault="001A2EC7" w:rsidP="00CF3B68">
      <w:pPr>
        <w:pStyle w:val="NormalWeb"/>
        <w:spacing w:before="0" w:beforeAutospacing="0" w:after="120" w:afterAutospacing="0"/>
        <w:jc w:val="both"/>
        <w:rPr>
          <w:sz w:val="22"/>
          <w:szCs w:val="22"/>
          <w:lang w:val="en-US"/>
        </w:rPr>
      </w:pPr>
      <w:r>
        <w:rPr>
          <w:sz w:val="22"/>
          <w:szCs w:val="22"/>
          <w:lang w:val="en-US"/>
        </w:rPr>
        <w:t>In general, t</w:t>
      </w:r>
      <w:r w:rsidR="00ED6789" w:rsidRPr="00ED6789">
        <w:rPr>
          <w:sz w:val="22"/>
          <w:szCs w:val="22"/>
          <w:lang w:val="en-US"/>
        </w:rPr>
        <w:t>he implementation of the agent began as a fork of Google’s live-</w:t>
      </w:r>
      <w:proofErr w:type="spellStart"/>
      <w:r w:rsidR="00ED6789" w:rsidRPr="00ED6789">
        <w:rPr>
          <w:sz w:val="22"/>
          <w:szCs w:val="22"/>
          <w:lang w:val="en-US"/>
        </w:rPr>
        <w:t>api</w:t>
      </w:r>
      <w:proofErr w:type="spellEnd"/>
      <w:r w:rsidR="00ED6789" w:rsidRPr="00ED6789">
        <w:rPr>
          <w:sz w:val="22"/>
          <w:szCs w:val="22"/>
          <w:lang w:val="en-US"/>
        </w:rPr>
        <w:t xml:space="preserve">-web-console repository. This open-source project was chosen as the base because it provided stable </w:t>
      </w:r>
      <w:proofErr w:type="spellStart"/>
      <w:r w:rsidR="00ED6789" w:rsidRPr="00ED6789">
        <w:rPr>
          <w:sz w:val="22"/>
          <w:szCs w:val="22"/>
          <w:lang w:val="en-US"/>
        </w:rPr>
        <w:t>websocket</w:t>
      </w:r>
      <w:proofErr w:type="spellEnd"/>
      <w:r w:rsidR="00ED6789" w:rsidRPr="00ED6789">
        <w:rPr>
          <w:sz w:val="22"/>
          <w:szCs w:val="22"/>
          <w:lang w:val="en-US"/>
        </w:rPr>
        <w:t xml:space="preserve"> handling, session lifecycle management, and reliable audio capture and playback primitives. By forking, we were able to reuse the proven core for transport and speech processing, while completely rebuilding the UI layer in Next.js and React to match Kitto’s design system. The result was a system that combines hardened infrastructure with </w:t>
      </w:r>
      <w:r w:rsidR="006F16B4" w:rsidRPr="00ED6789">
        <w:rPr>
          <w:sz w:val="22"/>
          <w:szCs w:val="22"/>
          <w:lang w:val="en-US"/>
        </w:rPr>
        <w:t>consistent</w:t>
      </w:r>
      <w:r w:rsidR="00ED6789" w:rsidRPr="00ED6789">
        <w:rPr>
          <w:sz w:val="22"/>
          <w:szCs w:val="22"/>
          <w:lang w:val="en-US"/>
        </w:rPr>
        <w:t xml:space="preserve"> and modern user experience.</w:t>
      </w:r>
    </w:p>
    <w:p w14:paraId="0E0CBDEC" w14:textId="35991AFC" w:rsidR="00F67C76" w:rsidRPr="00F67C76" w:rsidRDefault="00F67C76" w:rsidP="00CF3B68">
      <w:pPr>
        <w:pStyle w:val="NormalWeb"/>
        <w:spacing w:before="0" w:beforeAutospacing="0" w:after="120" w:afterAutospacing="0"/>
        <w:jc w:val="both"/>
        <w:rPr>
          <w:sz w:val="22"/>
          <w:szCs w:val="22"/>
          <w:lang w:val="en-US"/>
        </w:rPr>
      </w:pPr>
      <w:r w:rsidRPr="00F67C76">
        <w:rPr>
          <w:sz w:val="22"/>
          <w:szCs w:val="22"/>
          <w:lang w:val="en-US"/>
        </w:rPr>
        <w:t xml:space="preserve">A defining feature of the agent is the AGENTS.md specification, </w:t>
      </w:r>
      <w:r w:rsidRPr="00DC695B">
        <w:rPr>
          <w:sz w:val="22"/>
          <w:szCs w:val="22"/>
          <w:lang w:val="en-US"/>
        </w:rPr>
        <w:t>acting</w:t>
      </w:r>
      <w:r w:rsidRPr="00F67C76">
        <w:rPr>
          <w:sz w:val="22"/>
          <w:szCs w:val="22"/>
          <w:lang w:val="en-US"/>
        </w:rPr>
        <w:t xml:space="preserve"> as its </w:t>
      </w:r>
      <w:proofErr w:type="spellStart"/>
      <w:r w:rsidRPr="00F67C76">
        <w:rPr>
          <w:sz w:val="22"/>
          <w:szCs w:val="22"/>
          <w:lang w:val="en-US"/>
        </w:rPr>
        <w:t>behavioural</w:t>
      </w:r>
      <w:proofErr w:type="spellEnd"/>
      <w:r w:rsidRPr="00F67C76">
        <w:rPr>
          <w:sz w:val="22"/>
          <w:szCs w:val="22"/>
          <w:lang w:val="en-US"/>
        </w:rPr>
        <w:t xml:space="preserve"> contract. This document encodes system context, scope of responsibility, refusal templates, domain guardrails and example prompts. It clearly instructs the model to focus only on finance and trading, to decline unrelated queries politely, to explain within the constraints of Kitto’s static-data design, and to use </w:t>
      </w:r>
      <w:proofErr w:type="spellStart"/>
      <w:r w:rsidRPr="00F67C76">
        <w:rPr>
          <w:sz w:val="22"/>
          <w:szCs w:val="22"/>
          <w:lang w:val="en-US"/>
        </w:rPr>
        <w:t>visualisations</w:t>
      </w:r>
      <w:proofErr w:type="spellEnd"/>
      <w:r w:rsidRPr="00F67C76">
        <w:rPr>
          <w:sz w:val="22"/>
          <w:szCs w:val="22"/>
          <w:lang w:val="en-US"/>
        </w:rPr>
        <w:t xml:space="preserve"> or tool calls when appropriate. By storing this as a version-controlled file, we ensured that </w:t>
      </w:r>
      <w:proofErr w:type="spellStart"/>
      <w:r w:rsidRPr="00F67C76">
        <w:rPr>
          <w:sz w:val="22"/>
          <w:szCs w:val="22"/>
          <w:lang w:val="en-US"/>
        </w:rPr>
        <w:t>behaviour</w:t>
      </w:r>
      <w:proofErr w:type="spellEnd"/>
      <w:r w:rsidRPr="00F67C76">
        <w:rPr>
          <w:sz w:val="22"/>
          <w:szCs w:val="22"/>
          <w:lang w:val="en-US"/>
        </w:rPr>
        <w:t xml:space="preserve"> remains reproducible and auditable. Changes to the assistant’s </w:t>
      </w:r>
      <w:proofErr w:type="spellStart"/>
      <w:r w:rsidRPr="00F67C76">
        <w:rPr>
          <w:sz w:val="22"/>
          <w:szCs w:val="22"/>
          <w:lang w:val="en-US"/>
        </w:rPr>
        <w:t>behaviour</w:t>
      </w:r>
      <w:proofErr w:type="spellEnd"/>
      <w:r w:rsidRPr="00F67C76">
        <w:rPr>
          <w:sz w:val="22"/>
          <w:szCs w:val="22"/>
          <w:lang w:val="en-US"/>
        </w:rPr>
        <w:t xml:space="preserve"> are made declaratively by editing AGENTS.md rather than hardcoding logic, simplif</w:t>
      </w:r>
      <w:r w:rsidR="00053330" w:rsidRPr="00DC695B">
        <w:rPr>
          <w:sz w:val="22"/>
          <w:szCs w:val="22"/>
          <w:lang w:val="en-US"/>
        </w:rPr>
        <w:t>ying</w:t>
      </w:r>
      <w:r w:rsidRPr="00F67C76">
        <w:rPr>
          <w:sz w:val="22"/>
          <w:szCs w:val="22"/>
          <w:lang w:val="en-US"/>
        </w:rPr>
        <w:t xml:space="preserve"> governance and evaluation.</w:t>
      </w:r>
    </w:p>
    <w:p w14:paraId="2F6BC3F2" w14:textId="3939D82F" w:rsidR="00317889" w:rsidRPr="00C827A3" w:rsidRDefault="00C827A3" w:rsidP="00CF3B68">
      <w:pPr>
        <w:pStyle w:val="NormalWeb"/>
        <w:spacing w:before="0" w:beforeAutospacing="0" w:after="120" w:afterAutospacing="0"/>
        <w:jc w:val="both"/>
        <w:rPr>
          <w:sz w:val="22"/>
          <w:szCs w:val="22"/>
          <w:lang w:val="en-US"/>
        </w:rPr>
      </w:pPr>
      <w:r w:rsidRPr="00C827A3">
        <w:rPr>
          <w:sz w:val="22"/>
          <w:szCs w:val="22"/>
          <w:lang w:val="en-US"/>
        </w:rPr>
        <w:t>The assistant’s intelligence is extended through tool calling, giv</w:t>
      </w:r>
      <w:r>
        <w:rPr>
          <w:sz w:val="22"/>
          <w:szCs w:val="22"/>
          <w:lang w:val="en-US"/>
        </w:rPr>
        <w:t>ing</w:t>
      </w:r>
      <w:r w:rsidRPr="00C827A3">
        <w:rPr>
          <w:sz w:val="22"/>
          <w:szCs w:val="22"/>
          <w:lang w:val="en-US"/>
        </w:rPr>
        <w:t xml:space="preserve"> it controlled access to Kitto’s internal APIs. Each tool is declared with a name, a short description, and a parameter schema. When the model determines that additional data is needed</w:t>
      </w:r>
      <w:r w:rsidR="00990322">
        <w:rPr>
          <w:sz w:val="22"/>
          <w:szCs w:val="22"/>
          <w:lang w:val="en-US"/>
        </w:rPr>
        <w:t xml:space="preserve">, </w:t>
      </w:r>
      <w:r w:rsidRPr="00C827A3">
        <w:rPr>
          <w:sz w:val="22"/>
          <w:szCs w:val="22"/>
          <w:lang w:val="en-US"/>
        </w:rPr>
        <w:t>such as fetching a prediction, listing portfolio holdings, or retrieving matching companies</w:t>
      </w:r>
      <w:r w:rsidR="00990322">
        <w:rPr>
          <w:sz w:val="22"/>
          <w:szCs w:val="22"/>
          <w:lang w:val="en-US"/>
        </w:rPr>
        <w:t xml:space="preserve">, </w:t>
      </w:r>
      <w:r w:rsidRPr="00C827A3">
        <w:rPr>
          <w:sz w:val="22"/>
          <w:szCs w:val="22"/>
          <w:lang w:val="en-US"/>
        </w:rPr>
        <w:t xml:space="preserve">it issues a structured tool call. A dedicated dispatcher validates the arguments against the schema, injects the user’s authentication context, and routes the request to the appropriate backend service. Responses are </w:t>
      </w:r>
      <w:proofErr w:type="spellStart"/>
      <w:r w:rsidRPr="00C827A3">
        <w:rPr>
          <w:sz w:val="22"/>
          <w:szCs w:val="22"/>
          <w:lang w:val="en-US"/>
        </w:rPr>
        <w:t>normalised</w:t>
      </w:r>
      <w:proofErr w:type="spellEnd"/>
      <w:r w:rsidRPr="00C827A3">
        <w:rPr>
          <w:sz w:val="22"/>
          <w:szCs w:val="22"/>
          <w:lang w:val="en-US"/>
        </w:rPr>
        <w:t xml:space="preserve"> and streamed back into the live session so that the conversation can continue with fresh data. This design ensures that the model cannot invent new capabilities and </w:t>
      </w:r>
      <w:r w:rsidRPr="00C827A3">
        <w:rPr>
          <w:sz w:val="22"/>
          <w:szCs w:val="22"/>
          <w:lang w:val="en-US"/>
        </w:rPr>
        <w:lastRenderedPageBreak/>
        <w:t>can only interact with whitelisted, schema-defined tools.</w:t>
      </w:r>
      <w:r w:rsidR="00DC695B">
        <w:rPr>
          <w:sz w:val="22"/>
          <w:szCs w:val="22"/>
          <w:lang w:val="en-US"/>
        </w:rPr>
        <w:t xml:space="preserve"> </w:t>
      </w:r>
      <w:r w:rsidR="006A126E">
        <w:rPr>
          <w:sz w:val="22"/>
          <w:szCs w:val="22"/>
          <w:lang w:val="en-US"/>
        </w:rPr>
        <w:t>Additionally, t</w:t>
      </w:r>
      <w:r w:rsidR="00317889" w:rsidRPr="00317889">
        <w:rPr>
          <w:sz w:val="22"/>
          <w:szCs w:val="22"/>
          <w:lang w:val="en-US"/>
        </w:rPr>
        <w:t xml:space="preserve">he assistant </w:t>
      </w:r>
      <w:r w:rsidR="00DC695B">
        <w:rPr>
          <w:sz w:val="22"/>
          <w:szCs w:val="22"/>
          <w:lang w:val="en-US"/>
        </w:rPr>
        <w:t>can also</w:t>
      </w:r>
      <w:r w:rsidR="00317889" w:rsidRPr="00317889">
        <w:rPr>
          <w:sz w:val="22"/>
          <w:szCs w:val="22"/>
          <w:lang w:val="en-US"/>
        </w:rPr>
        <w:t xml:space="preserve"> surface visual insights. When a chart is relevant, it emits </w:t>
      </w:r>
      <w:r w:rsidR="00A60A3D" w:rsidRPr="00317889">
        <w:rPr>
          <w:sz w:val="22"/>
          <w:szCs w:val="22"/>
          <w:lang w:val="en-US"/>
        </w:rPr>
        <w:t>a</w:t>
      </w:r>
      <w:r w:rsidR="00317889" w:rsidRPr="00317889">
        <w:rPr>
          <w:sz w:val="22"/>
          <w:szCs w:val="22"/>
          <w:lang w:val="en-US"/>
        </w:rPr>
        <w:t xml:space="preserve"> Vega-Lite specification as a JSON string. The client then uses Vega-Embed to render the chart within a dialogue window, giving users immediate access to visual explanations of numerical results. This supports intuitive understanding of predictions, portfolio performance or market movements without requiring manual chart building.</w:t>
      </w:r>
    </w:p>
    <w:p w14:paraId="112A1B72" w14:textId="6BB36392" w:rsidR="00ED6789" w:rsidRDefault="00186A1C" w:rsidP="00CF3B68">
      <w:pPr>
        <w:pStyle w:val="NormalWeb"/>
        <w:spacing w:before="0" w:beforeAutospacing="0" w:after="120" w:afterAutospacing="0"/>
        <w:jc w:val="both"/>
        <w:rPr>
          <w:sz w:val="22"/>
          <w:szCs w:val="22"/>
          <w:lang w:val="en-US"/>
        </w:rPr>
      </w:pPr>
      <w:r w:rsidRPr="00186A1C">
        <w:rPr>
          <w:sz w:val="22"/>
          <w:szCs w:val="22"/>
          <w:lang w:val="en-US"/>
        </w:rPr>
        <w:t xml:space="preserve">These choices were made deliberately over simpler alternatives. For example, static text-only assistants lack the immediacy and accessibility of speech; threshold-based access to APIs would risk brittle or insecure </w:t>
      </w:r>
      <w:proofErr w:type="spellStart"/>
      <w:r w:rsidRPr="00186A1C">
        <w:rPr>
          <w:sz w:val="22"/>
          <w:szCs w:val="22"/>
          <w:lang w:val="en-US"/>
        </w:rPr>
        <w:t>behaviour</w:t>
      </w:r>
      <w:proofErr w:type="spellEnd"/>
      <w:r w:rsidRPr="00186A1C">
        <w:rPr>
          <w:sz w:val="22"/>
          <w:szCs w:val="22"/>
          <w:lang w:val="en-US"/>
        </w:rPr>
        <w:t xml:space="preserve">; and manual chart construction would impose cognitive overhead on users. Instead, by combining Gemini Live for real-time dialogue, AGENTS.md for explicit governance, a secure dispatcher for tool calls, and Altair/Vega-Lite for </w:t>
      </w:r>
      <w:proofErr w:type="spellStart"/>
      <w:r w:rsidRPr="00186A1C">
        <w:rPr>
          <w:sz w:val="22"/>
          <w:szCs w:val="22"/>
          <w:lang w:val="en-US"/>
        </w:rPr>
        <w:t>visualisation</w:t>
      </w:r>
      <w:proofErr w:type="spellEnd"/>
      <w:r w:rsidRPr="00186A1C">
        <w:rPr>
          <w:sz w:val="22"/>
          <w:szCs w:val="22"/>
          <w:lang w:val="en-US"/>
        </w:rPr>
        <w:t>, Kitto’s Agent extends the platform into a conversational analyst. It allows users to request insights by voice, ensures the right APIs are invoked securely, and presents results as speech, text or charts, all within one coherent interaction loop.</w:t>
      </w:r>
    </w:p>
    <w:p w14:paraId="0E26961B" w14:textId="77777777" w:rsidR="00DC3780" w:rsidRDefault="00247F39" w:rsidP="00852572">
      <w:pPr>
        <w:pStyle w:val="NormalWeb"/>
        <w:keepNext/>
        <w:jc w:val="center"/>
      </w:pPr>
      <w:r>
        <w:rPr>
          <w:noProof/>
        </w:rPr>
        <w:drawing>
          <wp:inline distT="0" distB="0" distL="0" distR="0" wp14:anchorId="787E5FC1" wp14:editId="2D96E894">
            <wp:extent cx="4851400" cy="1310581"/>
            <wp:effectExtent l="0" t="0" r="6350" b="4445"/>
            <wp:docPr id="463301563" name="Picture 7" descr="Live API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ve API Over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67254" cy="1314864"/>
                    </a:xfrm>
                    <a:prstGeom prst="rect">
                      <a:avLst/>
                    </a:prstGeom>
                    <a:noFill/>
                    <a:ln>
                      <a:noFill/>
                    </a:ln>
                  </pic:spPr>
                </pic:pic>
              </a:graphicData>
            </a:graphic>
          </wp:inline>
        </w:drawing>
      </w:r>
    </w:p>
    <w:p w14:paraId="50388164" w14:textId="03F9AD7C" w:rsidR="00247F39" w:rsidRPr="00C93070" w:rsidRDefault="00DC3780" w:rsidP="00124279">
      <w:pPr>
        <w:pStyle w:val="Caption"/>
        <w:jc w:val="center"/>
        <w:rPr>
          <w:sz w:val="22"/>
          <w:szCs w:val="22"/>
          <w:lang w:val="en-US"/>
        </w:rPr>
      </w:pPr>
      <w:bookmarkStart w:id="41" w:name="_Toc209559361"/>
      <w:r>
        <w:t xml:space="preserve">Figure </w:t>
      </w:r>
      <w:r>
        <w:fldChar w:fldCharType="begin"/>
      </w:r>
      <w:r>
        <w:instrText xml:space="preserve"> SEQ Figure \* ARABIC </w:instrText>
      </w:r>
      <w:r>
        <w:fldChar w:fldCharType="separate"/>
      </w:r>
      <w:r w:rsidR="00BA62BA">
        <w:rPr>
          <w:noProof/>
        </w:rPr>
        <w:t>6</w:t>
      </w:r>
      <w:r>
        <w:fldChar w:fldCharType="end"/>
      </w:r>
      <w:r>
        <w:t xml:space="preserve">. </w:t>
      </w:r>
      <w:r w:rsidR="00124279">
        <w:t>Kitto agent architecture</w:t>
      </w:r>
      <w:bookmarkEnd w:id="41"/>
    </w:p>
    <w:p w14:paraId="42C38A7A" w14:textId="77777777" w:rsidR="00B17984" w:rsidRPr="007F789E" w:rsidRDefault="003A1D65" w:rsidP="00EC6043">
      <w:pPr>
        <w:pStyle w:val="Heading1"/>
        <w:spacing w:before="0" w:after="120"/>
      </w:pPr>
      <w:bookmarkStart w:id="42" w:name="_Toc209562165"/>
      <w:r w:rsidRPr="007F789E">
        <w:t>Result analyses and Discussion</w:t>
      </w:r>
      <w:bookmarkEnd w:id="42"/>
    </w:p>
    <w:p w14:paraId="12526363" w14:textId="6CE0E101" w:rsidR="00294020" w:rsidRPr="007F789E" w:rsidRDefault="00294020" w:rsidP="00EC6043">
      <w:pPr>
        <w:pStyle w:val="Heading2"/>
        <w:spacing w:before="0" w:after="120"/>
      </w:pPr>
      <w:bookmarkStart w:id="43" w:name="_Toc209562166"/>
      <w:r w:rsidRPr="007F789E">
        <w:t xml:space="preserve">Key results </w:t>
      </w:r>
      <w:r w:rsidR="00924E12" w:rsidRPr="007F789E">
        <w:t>&amp;</w:t>
      </w:r>
      <w:r w:rsidRPr="007F789E">
        <w:t xml:space="preserve"> accomplishments</w:t>
      </w:r>
      <w:bookmarkEnd w:id="43"/>
    </w:p>
    <w:p w14:paraId="1A916779" w14:textId="14B8F289" w:rsidR="00663404" w:rsidRPr="00663404" w:rsidRDefault="008F7D27" w:rsidP="00623414">
      <w:pPr>
        <w:spacing w:after="120"/>
      </w:pPr>
      <w:r>
        <w:t>Our</w:t>
      </w:r>
      <w:r w:rsidR="00663404" w:rsidRPr="00663404">
        <w:t xml:space="preserve"> FinVision project</w:t>
      </w:r>
      <w:r w:rsidR="00340DDC">
        <w:t xml:space="preserve"> h</w:t>
      </w:r>
      <w:r w:rsidR="000505E3">
        <w:t>ad</w:t>
      </w:r>
      <w:r w:rsidR="00663404" w:rsidRPr="00663404">
        <w:t xml:space="preserve"> successfully transitioned from an ambitious concept to a tangible, functional platform by adhering to a refined scope and focusing on high-impact deliverables. The key accomplishments are organised by the project</w:t>
      </w:r>
      <w:r w:rsidR="00C55491">
        <w:t>’</w:t>
      </w:r>
      <w:r w:rsidR="00663404" w:rsidRPr="00663404">
        <w:t>s core components.</w:t>
      </w:r>
    </w:p>
    <w:p w14:paraId="40E3160D" w14:textId="78702FDA" w:rsidR="00294020" w:rsidRDefault="00F3240E" w:rsidP="00623414">
      <w:pPr>
        <w:pStyle w:val="Heading3"/>
        <w:spacing w:before="0" w:after="120"/>
      </w:pPr>
      <w:bookmarkStart w:id="44" w:name="_Toc209562167"/>
      <w:r>
        <w:t>Stock prediction</w:t>
      </w:r>
      <w:bookmarkEnd w:id="44"/>
    </w:p>
    <w:p w14:paraId="42B5CE42" w14:textId="09BC7299" w:rsidR="00DD59EC" w:rsidRDefault="00DD59EC" w:rsidP="00623414">
      <w:pPr>
        <w:spacing w:after="120"/>
      </w:pPr>
      <w:r w:rsidRPr="00DD59EC">
        <w:t>The primary achievement within this component was the successful implementation and rigorous benchmarking of multiple predictive models for stock price trend classification.</w:t>
      </w:r>
    </w:p>
    <w:p w14:paraId="225D9C41" w14:textId="1183B483" w:rsidR="00366F2E" w:rsidRPr="00366F2E" w:rsidRDefault="00366F2E" w:rsidP="00623414">
      <w:pPr>
        <w:numPr>
          <w:ilvl w:val="0"/>
          <w:numId w:val="4"/>
        </w:numPr>
        <w:tabs>
          <w:tab w:val="clear" w:pos="720"/>
        </w:tabs>
        <w:spacing w:after="60"/>
        <w:ind w:left="273" w:hanging="187"/>
        <w:rPr>
          <w:lang w:val="en-US"/>
        </w:rPr>
      </w:pPr>
      <w:r w:rsidRPr="00366F2E">
        <w:rPr>
          <w:b/>
          <w:bCs/>
          <w:lang w:val="en-US"/>
        </w:rPr>
        <w:t>Successful Model Benchmarking:</w:t>
      </w:r>
      <w:r w:rsidRPr="00366F2E">
        <w:rPr>
          <w:lang w:val="en-US"/>
        </w:rPr>
        <w:t xml:space="preserve"> A complete pipeline was established to compare baseline models against a more advanced Transformer-based architecture. This process included state-of-the-art procedures such as time-series data decomposition and systematic hyperparameter </w:t>
      </w:r>
      <w:proofErr w:type="spellStart"/>
      <w:r w:rsidRPr="00366F2E">
        <w:rPr>
          <w:lang w:val="en-US"/>
        </w:rPr>
        <w:t>optimisation</w:t>
      </w:r>
      <w:proofErr w:type="spellEnd"/>
      <w:r w:rsidRPr="00366F2E">
        <w:rPr>
          <w:lang w:val="en-US"/>
        </w:rPr>
        <w:t>, ensuring a fair and robust evaluation.</w:t>
      </w:r>
    </w:p>
    <w:p w14:paraId="7C401B83" w14:textId="12EAEB70" w:rsidR="00366F2E" w:rsidRPr="00366F2E" w:rsidRDefault="00366F2E" w:rsidP="00623414">
      <w:pPr>
        <w:numPr>
          <w:ilvl w:val="0"/>
          <w:numId w:val="4"/>
        </w:numPr>
        <w:tabs>
          <w:tab w:val="clear" w:pos="720"/>
        </w:tabs>
        <w:spacing w:after="60"/>
        <w:ind w:left="273" w:hanging="187"/>
        <w:rPr>
          <w:lang w:val="en-US"/>
        </w:rPr>
      </w:pPr>
      <w:r w:rsidRPr="00366F2E">
        <w:rPr>
          <w:b/>
          <w:bCs/>
          <w:lang w:val="en-US"/>
        </w:rPr>
        <w:t>Achievement of Performance Target:</w:t>
      </w:r>
      <w:r w:rsidRPr="00366F2E">
        <w:rPr>
          <w:lang w:val="en-US"/>
        </w:rPr>
        <w:t> The Transformer-based model, particularly when enriched with sentiment data for the 10 focus stocks, successfully achieved the project</w:t>
      </w:r>
      <w:r w:rsidR="00C55491">
        <w:rPr>
          <w:lang w:val="en-US"/>
        </w:rPr>
        <w:t>’</w:t>
      </w:r>
      <w:r w:rsidRPr="00366F2E">
        <w:rPr>
          <w:lang w:val="en-US"/>
        </w:rPr>
        <w:t xml:space="preserve">s target </w:t>
      </w:r>
      <w:r w:rsidR="00EE36E6">
        <w:rPr>
          <w:lang w:val="en-US"/>
        </w:rPr>
        <w:t xml:space="preserve">with </w:t>
      </w:r>
      <w:r w:rsidR="00EE36E6" w:rsidRPr="005E4FBB">
        <w:rPr>
          <w:lang w:val="en-US"/>
        </w:rPr>
        <w:t>63%</w:t>
      </w:r>
      <w:r w:rsidRPr="005E4FBB">
        <w:rPr>
          <w:lang w:val="en-US"/>
        </w:rPr>
        <w:t xml:space="preserve"> classification accuracy</w:t>
      </w:r>
      <w:r w:rsidRPr="00366F2E">
        <w:rPr>
          <w:lang w:val="en-US"/>
        </w:rPr>
        <w:t> on a 3-day prediction horizon. While baseline models performed closer to 53-55%, the Transformer</w:t>
      </w:r>
      <w:r w:rsidR="00C55491">
        <w:rPr>
          <w:lang w:val="en-US"/>
        </w:rPr>
        <w:t>’</w:t>
      </w:r>
      <w:r w:rsidRPr="00366F2E">
        <w:rPr>
          <w:lang w:val="en-US"/>
        </w:rPr>
        <w:t>s superior performance validated its selection and demonstrated the tangible value of integrating advanced architectures.</w:t>
      </w:r>
    </w:p>
    <w:p w14:paraId="70327402" w14:textId="2B03E2B0" w:rsidR="00366F2E" w:rsidRPr="00366F2E" w:rsidRDefault="00366F2E" w:rsidP="00623414">
      <w:pPr>
        <w:numPr>
          <w:ilvl w:val="0"/>
          <w:numId w:val="4"/>
        </w:numPr>
        <w:tabs>
          <w:tab w:val="clear" w:pos="720"/>
        </w:tabs>
        <w:spacing w:after="60"/>
        <w:ind w:left="273" w:hanging="187"/>
        <w:rPr>
          <w:lang w:val="en-US"/>
        </w:rPr>
      </w:pPr>
      <w:r w:rsidRPr="00366F2E">
        <w:rPr>
          <w:b/>
          <w:bCs/>
          <w:lang w:val="en-US"/>
        </w:rPr>
        <w:t>Implementation of the Hybrid Data Strategy:</w:t>
      </w:r>
      <w:r w:rsidRPr="00366F2E">
        <w:rPr>
          <w:lang w:val="en-US"/>
        </w:rPr>
        <w:t xml:space="preserve"> A key accomplishment was the </w:t>
      </w:r>
      <w:proofErr w:type="spellStart"/>
      <w:r w:rsidRPr="00366F2E">
        <w:rPr>
          <w:lang w:val="en-US"/>
        </w:rPr>
        <w:t>operationalisation</w:t>
      </w:r>
      <w:proofErr w:type="spellEnd"/>
      <w:r w:rsidRPr="00366F2E">
        <w:rPr>
          <w:lang w:val="en-US"/>
        </w:rPr>
        <w:t xml:space="preserve"> of the two-tiered forecasting strategy. The system successfully trains a highly nuanced model for 10 selected stocks using costly sentimental data, while simultaneously training a more general model for an additional </w:t>
      </w:r>
      <w:r w:rsidR="00500442">
        <w:rPr>
          <w:lang w:val="en-US"/>
        </w:rPr>
        <w:t>40</w:t>
      </w:r>
      <w:r w:rsidRPr="00366F2E">
        <w:rPr>
          <w:lang w:val="en-US"/>
        </w:rPr>
        <w:t xml:space="preserve">0 stocks using historical data alone. This demonstrates a </w:t>
      </w:r>
      <w:r w:rsidR="00500442">
        <w:rPr>
          <w:lang w:val="en-US"/>
        </w:rPr>
        <w:t>novel</w:t>
      </w:r>
      <w:r w:rsidRPr="00366F2E">
        <w:rPr>
          <w:lang w:val="en-US"/>
        </w:rPr>
        <w:t xml:space="preserve"> approach to balancing analytical depth with computational and financial feasibility.</w:t>
      </w:r>
    </w:p>
    <w:p w14:paraId="3361DD75" w14:textId="22CFCE17" w:rsidR="00F3240E" w:rsidRDefault="00FD4DD5" w:rsidP="00500442">
      <w:pPr>
        <w:pStyle w:val="Heading3"/>
        <w:spacing w:before="120" w:after="120"/>
      </w:pPr>
      <w:bookmarkStart w:id="45" w:name="_Toc209562168"/>
      <w:r>
        <w:t>Sentiment analysis</w:t>
      </w:r>
      <w:bookmarkEnd w:id="45"/>
    </w:p>
    <w:p w14:paraId="77C65FC7" w14:textId="7575DCAB" w:rsidR="007737C3" w:rsidRPr="007737C3" w:rsidRDefault="007737C3" w:rsidP="00500442">
      <w:pPr>
        <w:spacing w:after="120"/>
        <w:rPr>
          <w:lang w:val="en-US"/>
        </w:rPr>
      </w:pPr>
      <w:r w:rsidRPr="007737C3">
        <w:rPr>
          <w:lang w:val="en-US"/>
        </w:rPr>
        <w:t>The sentiment analysis module evolved into one of the project</w:t>
      </w:r>
      <w:r w:rsidR="00C55491">
        <w:rPr>
          <w:lang w:val="en-US"/>
        </w:rPr>
        <w:t>’</w:t>
      </w:r>
      <w:r w:rsidRPr="007737C3">
        <w:rPr>
          <w:lang w:val="en-US"/>
        </w:rPr>
        <w:t xml:space="preserve">s most innovative and successful components, exceeding </w:t>
      </w:r>
      <w:r w:rsidR="007227F9">
        <w:rPr>
          <w:lang w:val="en-US"/>
        </w:rPr>
        <w:t>our original</w:t>
      </w:r>
      <w:r w:rsidRPr="007737C3">
        <w:rPr>
          <w:lang w:val="en-US"/>
        </w:rPr>
        <w:t xml:space="preserve"> expectations.</w:t>
      </w:r>
    </w:p>
    <w:p w14:paraId="10555F8A" w14:textId="10E34B6D" w:rsidR="007737C3" w:rsidRPr="007737C3" w:rsidRDefault="007737C3" w:rsidP="00500442">
      <w:pPr>
        <w:numPr>
          <w:ilvl w:val="0"/>
          <w:numId w:val="5"/>
        </w:numPr>
        <w:tabs>
          <w:tab w:val="clear" w:pos="720"/>
        </w:tabs>
        <w:spacing w:after="60"/>
        <w:ind w:left="273" w:hanging="187"/>
        <w:rPr>
          <w:lang w:val="en-US"/>
        </w:rPr>
      </w:pPr>
      <w:r w:rsidRPr="007737C3">
        <w:rPr>
          <w:b/>
          <w:bCs/>
          <w:lang w:val="en-US"/>
        </w:rPr>
        <w:t>Advanced LLM Pipeline Implementation:</w:t>
      </w:r>
      <w:r w:rsidRPr="007737C3">
        <w:rPr>
          <w:lang w:val="en-US"/>
        </w:rPr>
        <w:t> The project successfully pivoted from the planned FinBERT model to a more powerful pipeline leveraging Google</w:t>
      </w:r>
      <w:r w:rsidR="00C55491">
        <w:rPr>
          <w:lang w:val="en-US"/>
        </w:rPr>
        <w:t>’</w:t>
      </w:r>
      <w:r w:rsidRPr="007737C3">
        <w:rPr>
          <w:lang w:val="en-US"/>
        </w:rPr>
        <w:t xml:space="preserve">s Gemini </w:t>
      </w:r>
      <w:r w:rsidR="007227F9">
        <w:rPr>
          <w:lang w:val="en-US"/>
        </w:rPr>
        <w:t>LLM</w:t>
      </w:r>
      <w:r w:rsidRPr="007737C3">
        <w:rPr>
          <w:lang w:val="en-US"/>
        </w:rPr>
        <w:t>. This involved designing and implementing a system capable of preprocessing financial news articles, crafting effective prompts for the LLM, and parsing its nuanced outputs into structured sentiment labels (e.g., positive, negative, neutral, with a confidence score).</w:t>
      </w:r>
    </w:p>
    <w:p w14:paraId="363EE98E" w14:textId="742FD702" w:rsidR="007737C3" w:rsidRPr="007737C3" w:rsidRDefault="007737C3" w:rsidP="00500442">
      <w:pPr>
        <w:numPr>
          <w:ilvl w:val="0"/>
          <w:numId w:val="5"/>
        </w:numPr>
        <w:tabs>
          <w:tab w:val="clear" w:pos="720"/>
        </w:tabs>
        <w:spacing w:after="60"/>
        <w:ind w:left="273" w:hanging="187"/>
        <w:rPr>
          <w:lang w:val="en-US"/>
        </w:rPr>
      </w:pPr>
      <w:r w:rsidRPr="007737C3">
        <w:rPr>
          <w:b/>
          <w:bCs/>
          <w:lang w:val="en-US"/>
        </w:rPr>
        <w:t>Exceeding Accuracy Target:</w:t>
      </w:r>
      <w:r w:rsidRPr="007737C3">
        <w:rPr>
          <w:lang w:val="en-US"/>
        </w:rPr>
        <w:t> </w:t>
      </w:r>
      <w:r w:rsidR="00E16422">
        <w:rPr>
          <w:lang w:val="en-US"/>
        </w:rPr>
        <w:t>Our</w:t>
      </w:r>
      <w:r w:rsidRPr="007737C3">
        <w:rPr>
          <w:lang w:val="en-US"/>
        </w:rPr>
        <w:t xml:space="preserve"> pipeline achieved a classification accuracy of </w:t>
      </w:r>
      <w:r w:rsidR="002E0685" w:rsidRPr="003C7119">
        <w:rPr>
          <w:lang w:val="en-US"/>
        </w:rPr>
        <w:t>approximately</w:t>
      </w:r>
      <w:r w:rsidR="00501142" w:rsidRPr="003C7119">
        <w:rPr>
          <w:lang w:val="en-US"/>
        </w:rPr>
        <w:t xml:space="preserve"> 82% with Gemini 2.5 flash-lite and</w:t>
      </w:r>
      <w:r w:rsidR="002E0685" w:rsidRPr="003C7119">
        <w:rPr>
          <w:lang w:val="en-US"/>
        </w:rPr>
        <w:t xml:space="preserve"> 83%</w:t>
      </w:r>
      <w:r w:rsidR="00501142" w:rsidRPr="003C7119">
        <w:rPr>
          <w:lang w:val="en-US"/>
        </w:rPr>
        <w:t xml:space="preserve"> with Gemini 2.0 model</w:t>
      </w:r>
      <w:r w:rsidRPr="007737C3">
        <w:rPr>
          <w:lang w:val="en-US"/>
        </w:rPr>
        <w:t xml:space="preserve"> when evaluated against a manually curated and labelled dataset of financial news headlines. This surpassed </w:t>
      </w:r>
      <w:r w:rsidR="002E0685">
        <w:rPr>
          <w:lang w:val="en-US"/>
        </w:rPr>
        <w:t>the</w:t>
      </w:r>
      <w:r w:rsidRPr="007737C3">
        <w:rPr>
          <w:lang w:val="en-US"/>
        </w:rPr>
        <w:t xml:space="preserve"> initial 70% target and even the revised 80% goal, providing a high-fidelity data source for the predictive models.</w:t>
      </w:r>
    </w:p>
    <w:p w14:paraId="3D9573D3" w14:textId="7A1C5732" w:rsidR="007737C3" w:rsidRPr="007737C3" w:rsidRDefault="007737C3" w:rsidP="00E05EA0">
      <w:pPr>
        <w:numPr>
          <w:ilvl w:val="0"/>
          <w:numId w:val="5"/>
        </w:numPr>
        <w:tabs>
          <w:tab w:val="clear" w:pos="720"/>
        </w:tabs>
        <w:spacing w:after="120"/>
        <w:ind w:left="273" w:hanging="187"/>
        <w:rPr>
          <w:lang w:val="en-US"/>
        </w:rPr>
      </w:pPr>
      <w:r w:rsidRPr="007737C3">
        <w:rPr>
          <w:b/>
          <w:bCs/>
          <w:lang w:val="en-US"/>
        </w:rPr>
        <w:lastRenderedPageBreak/>
        <w:t>Demonstrated Nuance and Contextual Understanding:</w:t>
      </w:r>
      <w:r w:rsidRPr="007737C3">
        <w:rPr>
          <w:lang w:val="en-US"/>
        </w:rPr>
        <w:t> The LLM</w:t>
      </w:r>
      <w:r w:rsidR="00500442">
        <w:rPr>
          <w:lang w:val="en-US"/>
        </w:rPr>
        <w:t>’</w:t>
      </w:r>
      <w:r w:rsidRPr="007737C3">
        <w:rPr>
          <w:lang w:val="en-US"/>
        </w:rPr>
        <w:t>s output proved superior in interpreting complex financial language, including forward-looking statements, conditional phrasing, and market sarcasm, which simpler models often misclassify. This accomplishment ensures that the sentiment data fed into the prediction engine is not just accurate, but qualitatively rich.</w:t>
      </w:r>
    </w:p>
    <w:p w14:paraId="4B4203F6" w14:textId="45B2EB04" w:rsidR="00FD4DD5" w:rsidRDefault="00EE2F84" w:rsidP="00500442">
      <w:pPr>
        <w:pStyle w:val="Heading3"/>
        <w:spacing w:before="0" w:after="120"/>
      </w:pPr>
      <w:bookmarkStart w:id="46" w:name="_Toc209562169"/>
      <w:r>
        <w:t>Web application</w:t>
      </w:r>
      <w:bookmarkEnd w:id="46"/>
    </w:p>
    <w:p w14:paraId="0F02C8B5" w14:textId="77777777" w:rsidR="00F02F7F" w:rsidRPr="00F02F7F" w:rsidRDefault="00F02F7F" w:rsidP="00500442">
      <w:pPr>
        <w:spacing w:after="120"/>
        <w:rPr>
          <w:lang w:val="en-US"/>
        </w:rPr>
      </w:pPr>
      <w:r w:rsidRPr="00F02F7F">
        <w:rPr>
          <w:lang w:val="en-US"/>
        </w:rPr>
        <w:t>The web application was successfully developed as the central hub of the FinVision platform, achieving all functional and usability goals outlined in the refined project scope.</w:t>
      </w:r>
    </w:p>
    <w:p w14:paraId="78DA7349" w14:textId="09A798A5" w:rsidR="00F02F7F" w:rsidRPr="00F02F7F" w:rsidRDefault="00F02F7F" w:rsidP="00500442">
      <w:pPr>
        <w:numPr>
          <w:ilvl w:val="0"/>
          <w:numId w:val="6"/>
        </w:numPr>
        <w:tabs>
          <w:tab w:val="clear" w:pos="720"/>
        </w:tabs>
        <w:spacing w:after="60"/>
        <w:ind w:left="273" w:hanging="187"/>
        <w:rPr>
          <w:lang w:val="en-US"/>
        </w:rPr>
      </w:pPr>
      <w:r w:rsidRPr="00F02F7F">
        <w:rPr>
          <w:b/>
          <w:bCs/>
          <w:lang w:val="en-US"/>
        </w:rPr>
        <w:t>Full Functional Completeness:</w:t>
      </w:r>
      <w:r w:rsidRPr="00F02F7F">
        <w:rPr>
          <w:lang w:val="en-US"/>
        </w:rPr>
        <w:t> All essential functionalities defined in the final system design were implemented and are fully operational. This includes user authentication, a central dashboard for market overviews, detailed stock analysis pages with historical data visualizations, and the portfolio creation module.</w:t>
      </w:r>
      <w:r w:rsidR="003425FC">
        <w:rPr>
          <w:lang w:val="en-US"/>
        </w:rPr>
        <w:t xml:space="preserve"> </w:t>
      </w:r>
      <w:r w:rsidR="00EC2D52" w:rsidRPr="00EC2D52">
        <w:t xml:space="preserve">A particularly noteworthy achievement is the integration of an AI agentic bot, a key innovation that provides a dynamic, conversational interface. </w:t>
      </w:r>
      <w:r w:rsidR="001E4A9E">
        <w:t xml:space="preserve">Our </w:t>
      </w:r>
      <w:r w:rsidR="00EE2EF2">
        <w:t>agentic AI</w:t>
      </w:r>
      <w:r w:rsidR="001E4A9E" w:rsidRPr="001E4A9E">
        <w:t xml:space="preserve"> serves as a conversational data retrieval tool, allowing users to interact with the platform</w:t>
      </w:r>
      <w:r w:rsidR="00C55491">
        <w:t>’</w:t>
      </w:r>
      <w:r w:rsidR="001E4A9E" w:rsidRPr="001E4A9E">
        <w:t>s backend services using natural language. For instance, users can ask the bot directly for a stock</w:t>
      </w:r>
      <w:r w:rsidR="00C55491">
        <w:t>’</w:t>
      </w:r>
      <w:r w:rsidR="001E4A9E" w:rsidRPr="001E4A9E">
        <w:t>s trend prediction or other key metrics, receiving immediate answers without needing to manually search for the information.</w:t>
      </w:r>
    </w:p>
    <w:p w14:paraId="6F85A5D0" w14:textId="37B2F281" w:rsidR="00F02F7F" w:rsidRPr="00F02F7F" w:rsidRDefault="00F02F7F" w:rsidP="00500442">
      <w:pPr>
        <w:numPr>
          <w:ilvl w:val="0"/>
          <w:numId w:val="6"/>
        </w:numPr>
        <w:tabs>
          <w:tab w:val="clear" w:pos="720"/>
        </w:tabs>
        <w:spacing w:after="60"/>
        <w:ind w:left="273" w:hanging="187"/>
        <w:rPr>
          <w:lang w:val="en-US"/>
        </w:rPr>
      </w:pPr>
      <w:r w:rsidRPr="00F02F7F">
        <w:rPr>
          <w:b/>
          <w:bCs/>
          <w:lang w:val="en-US"/>
        </w:rPr>
        <w:t>Robust and User-Centric Company Filtering:</w:t>
      </w:r>
      <w:r w:rsidRPr="00F02F7F">
        <w:rPr>
          <w:lang w:val="en-US"/>
        </w:rPr>
        <w:t> The innovative K-Means clustering mechanism for company filtering was successfully implemented. The system allows users to define their ideal investment profile through KPIs, which then serves as a centroid to rank companies by relevance. This approach guarantees that users always receive a useful, ranked list of investment options, representing a significant improvement over the initial concept.</w:t>
      </w:r>
    </w:p>
    <w:p w14:paraId="0C3812BE" w14:textId="3BB22290" w:rsidR="00F02F7F" w:rsidRPr="00500442" w:rsidRDefault="00F02F7F" w:rsidP="00F02F7F">
      <w:pPr>
        <w:numPr>
          <w:ilvl w:val="0"/>
          <w:numId w:val="6"/>
        </w:numPr>
        <w:tabs>
          <w:tab w:val="clear" w:pos="720"/>
        </w:tabs>
        <w:spacing w:after="60"/>
        <w:ind w:left="273" w:hanging="187"/>
        <w:rPr>
          <w:lang w:val="en-US"/>
        </w:rPr>
      </w:pPr>
      <w:r w:rsidRPr="00F02F7F">
        <w:rPr>
          <w:b/>
          <w:bCs/>
          <w:lang w:val="en-US"/>
        </w:rPr>
        <w:t>Intuitive and Responsive User Interface:</w:t>
      </w:r>
      <w:r w:rsidRPr="00F02F7F">
        <w:rPr>
          <w:lang w:val="en-US"/>
        </w:rPr>
        <w:t> </w:t>
      </w:r>
      <w:r w:rsidR="007C7EA3">
        <w:rPr>
          <w:lang w:val="en-US"/>
        </w:rPr>
        <w:t>The</w:t>
      </w:r>
      <w:r w:rsidRPr="00F02F7F">
        <w:rPr>
          <w:lang w:val="en-US"/>
        </w:rPr>
        <w:t xml:space="preserve"> final UI is modern, responsive, and intuitive. A dedicated phase of user testing and feedback integration was completed, resulting in the resolution of all identified UI/UX issues. The platform provides performant user experience under expected test conditions, meeting the project</w:t>
      </w:r>
      <w:r w:rsidR="00C55491">
        <w:rPr>
          <w:lang w:val="en-US"/>
        </w:rPr>
        <w:t>’</w:t>
      </w:r>
      <w:r w:rsidRPr="00F02F7F">
        <w:rPr>
          <w:lang w:val="en-US"/>
        </w:rPr>
        <w:t>s usability criteria.</w:t>
      </w:r>
    </w:p>
    <w:p w14:paraId="11F570B8" w14:textId="4666968A" w:rsidR="00EE2F84" w:rsidRDefault="00924E12" w:rsidP="004A4F07">
      <w:pPr>
        <w:pStyle w:val="Heading2"/>
        <w:spacing w:before="120" w:after="120"/>
      </w:pPr>
      <w:bookmarkStart w:id="47" w:name="_Toc209562170"/>
      <w:r w:rsidRPr="00924E12">
        <w:t>Results analysis</w:t>
      </w:r>
      <w:bookmarkEnd w:id="47"/>
    </w:p>
    <w:p w14:paraId="121D510D" w14:textId="53804A99" w:rsidR="00941296" w:rsidRPr="00941296" w:rsidRDefault="00941296" w:rsidP="00941296">
      <w:pPr>
        <w:rPr>
          <w:lang w:val="en-US"/>
        </w:rPr>
      </w:pPr>
      <w:r w:rsidRPr="00941296">
        <w:rPr>
          <w:lang w:val="en-US"/>
        </w:rPr>
        <w:t xml:space="preserve">The quantitative outcomes of the FinVision project serve as a powerful validation of its architectural design, strategic pivots, and core hypothesis. </w:t>
      </w:r>
      <w:r w:rsidR="008A0C9B">
        <w:rPr>
          <w:lang w:val="en-US"/>
        </w:rPr>
        <w:t>Our</w:t>
      </w:r>
      <w:r w:rsidRPr="00941296">
        <w:rPr>
          <w:lang w:val="en-US"/>
        </w:rPr>
        <w:t xml:space="preserve"> two headline results</w:t>
      </w:r>
      <w:r>
        <w:rPr>
          <w:lang w:val="en-US"/>
        </w:rPr>
        <w:t xml:space="preserve"> - </w:t>
      </w:r>
      <w:r w:rsidRPr="00941296">
        <w:rPr>
          <w:lang w:val="en-US"/>
        </w:rPr>
        <w:t>83% accuracy in sentiment analysis and 63% accuracy in stock trend prediction</w:t>
      </w:r>
      <w:r>
        <w:rPr>
          <w:lang w:val="en-US"/>
        </w:rPr>
        <w:t xml:space="preserve"> - </w:t>
      </w:r>
      <w:r w:rsidRPr="00941296">
        <w:rPr>
          <w:lang w:val="en-US"/>
        </w:rPr>
        <w:t>are not merely successful metrics; they are interconnected achievements that tell a compelling story about the platform</w:t>
      </w:r>
      <w:r w:rsidR="00C55491">
        <w:rPr>
          <w:lang w:val="en-US"/>
        </w:rPr>
        <w:t>’</w:t>
      </w:r>
      <w:r w:rsidRPr="00941296">
        <w:rPr>
          <w:lang w:val="en-US"/>
        </w:rPr>
        <w:t>s capabilities and potential.</w:t>
      </w:r>
    </w:p>
    <w:p w14:paraId="09BB29D5" w14:textId="0DD6DECF" w:rsidR="00941296" w:rsidRPr="00941296" w:rsidRDefault="008A0C9B" w:rsidP="004A4F07">
      <w:pPr>
        <w:pStyle w:val="Heading3"/>
        <w:spacing w:before="120" w:after="120"/>
        <w:rPr>
          <w:lang w:val="en-US"/>
        </w:rPr>
      </w:pPr>
      <w:bookmarkStart w:id="48" w:name="_Toc209562171"/>
      <w:r>
        <w:rPr>
          <w:lang w:val="en-US"/>
        </w:rPr>
        <w:t>Result a</w:t>
      </w:r>
      <w:r w:rsidR="00941296" w:rsidRPr="00941296">
        <w:rPr>
          <w:lang w:val="en-US"/>
        </w:rPr>
        <w:t>nalysis of Sentiment Analysis Performance</w:t>
      </w:r>
      <w:bookmarkEnd w:id="48"/>
    </w:p>
    <w:p w14:paraId="6C407624" w14:textId="3A700455" w:rsidR="00941296" w:rsidRDefault="00941296" w:rsidP="004A4F07">
      <w:pPr>
        <w:spacing w:after="120"/>
        <w:rPr>
          <w:lang w:val="en-US"/>
        </w:rPr>
      </w:pPr>
      <w:r w:rsidRPr="00941296">
        <w:rPr>
          <w:lang w:val="en-US"/>
        </w:rPr>
        <w:t xml:space="preserve">The </w:t>
      </w:r>
      <w:r w:rsidR="00414EAD">
        <w:rPr>
          <w:lang w:val="en-US"/>
        </w:rPr>
        <w:t>sentiment analysis</w:t>
      </w:r>
      <w:r w:rsidRPr="00941296">
        <w:rPr>
          <w:lang w:val="en-US"/>
        </w:rPr>
        <w:t xml:space="preserve"> of financial news is </w:t>
      </w:r>
      <w:r w:rsidR="00163C03">
        <w:rPr>
          <w:lang w:val="en-US"/>
        </w:rPr>
        <w:t>one of the</w:t>
      </w:r>
      <w:r w:rsidRPr="00941296">
        <w:rPr>
          <w:lang w:val="en-US"/>
        </w:rPr>
        <w:t xml:space="preserve"> </w:t>
      </w:r>
      <w:r w:rsidR="00DA606F" w:rsidRPr="00941296">
        <w:rPr>
          <w:lang w:val="en-US"/>
        </w:rPr>
        <w:t>cornerstones</w:t>
      </w:r>
      <w:r w:rsidRPr="00941296">
        <w:rPr>
          <w:lang w:val="en-US"/>
        </w:rPr>
        <w:t xml:space="preserve"> of this project</w:t>
      </w:r>
      <w:r w:rsidR="004A4F07">
        <w:rPr>
          <w:lang w:val="en-US"/>
        </w:rPr>
        <w:t>’</w:t>
      </w:r>
      <w:r w:rsidRPr="00941296">
        <w:rPr>
          <w:lang w:val="en-US"/>
        </w:rPr>
        <w:t>s success and has profound implications for the entire system.</w:t>
      </w:r>
    </w:p>
    <w:p w14:paraId="6F05FAF3" w14:textId="77777777" w:rsidR="00286B62" w:rsidRDefault="00286B62" w:rsidP="00D2639C">
      <w:pPr>
        <w:keepNext/>
        <w:spacing w:after="120"/>
        <w:jc w:val="center"/>
      </w:pPr>
      <w:r w:rsidRPr="00286B62">
        <w:rPr>
          <w:lang w:val="en-US"/>
        </w:rPr>
        <w:drawing>
          <wp:inline distT="0" distB="0" distL="0" distR="0" wp14:anchorId="47710636" wp14:editId="4DFDC6E1">
            <wp:extent cx="4484568" cy="1778507"/>
            <wp:effectExtent l="0" t="0" r="0" b="0"/>
            <wp:docPr id="478816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16391" name="Picture 1" descr="A screenshot of a computer&#10;&#10;AI-generated content may be incorrect."/>
                    <pic:cNvPicPr/>
                  </pic:nvPicPr>
                  <pic:blipFill>
                    <a:blip r:embed="rId16"/>
                    <a:stretch>
                      <a:fillRect/>
                    </a:stretch>
                  </pic:blipFill>
                  <pic:spPr>
                    <a:xfrm>
                      <a:off x="0" y="0"/>
                      <a:ext cx="4561073" cy="1808848"/>
                    </a:xfrm>
                    <a:prstGeom prst="rect">
                      <a:avLst/>
                    </a:prstGeom>
                  </pic:spPr>
                </pic:pic>
              </a:graphicData>
            </a:graphic>
          </wp:inline>
        </w:drawing>
      </w:r>
    </w:p>
    <w:p w14:paraId="03EE12AB" w14:textId="46CB8CBB" w:rsidR="00B80EC5" w:rsidRDefault="00286B62" w:rsidP="00286B62">
      <w:pPr>
        <w:pStyle w:val="Caption"/>
        <w:jc w:val="center"/>
        <w:rPr>
          <w:lang w:val="en-US"/>
        </w:rPr>
      </w:pPr>
      <w:bookmarkStart w:id="49" w:name="_Toc209559362"/>
      <w:r>
        <w:t xml:space="preserve">Figure </w:t>
      </w:r>
      <w:r>
        <w:fldChar w:fldCharType="begin"/>
      </w:r>
      <w:r>
        <w:instrText xml:space="preserve"> SEQ Figure \* ARABIC </w:instrText>
      </w:r>
      <w:r>
        <w:fldChar w:fldCharType="separate"/>
      </w:r>
      <w:r w:rsidR="00BA62BA">
        <w:rPr>
          <w:noProof/>
        </w:rPr>
        <w:t>7</w:t>
      </w:r>
      <w:r>
        <w:fldChar w:fldCharType="end"/>
      </w:r>
      <w:r>
        <w:t>. Sentiment analysis pipeline’s results</w:t>
      </w:r>
      <w:bookmarkEnd w:id="49"/>
    </w:p>
    <w:p w14:paraId="19607E94" w14:textId="76B5A6C7" w:rsidR="0093543F" w:rsidRDefault="0093543F" w:rsidP="0093543F">
      <w:pPr>
        <w:jc w:val="center"/>
        <w:rPr>
          <w:lang w:val="en-US"/>
        </w:rPr>
      </w:pPr>
    </w:p>
    <w:p w14:paraId="46DD9D12" w14:textId="7C53B3E2" w:rsidR="00AE0B71" w:rsidRPr="00AE0B71" w:rsidRDefault="009B6B49" w:rsidP="00DE1E95">
      <w:pPr>
        <w:spacing w:after="120"/>
        <w:rPr>
          <w:lang w:val="en-US"/>
        </w:rPr>
      </w:pPr>
      <w:r w:rsidRPr="009B6B49">
        <w:t>With an accuracy of nearly 83% across 4,843 processed entries, the model demonstrates a strong ability to correctly classify the sentiment of financial texts. This high-level metric confirms that the strategic decision to use a sophisticated LLM pipeline was successful. The sentiment data generated by this module is a high-fidelity, reliable input for the downstream stock trend prediction engine, which is critical for the success of the entire FinVision platform.</w:t>
      </w:r>
      <w:r w:rsidR="00AE0B71">
        <w:t xml:space="preserve"> </w:t>
      </w:r>
      <w:r w:rsidR="00AE0B71" w:rsidRPr="00AE0B71">
        <w:rPr>
          <w:lang w:val="en-US"/>
        </w:rPr>
        <w:t>The breakdown of accuracy by category provides crucial insights into the model</w:t>
      </w:r>
      <w:r w:rsidR="00BA13C1">
        <w:rPr>
          <w:lang w:val="en-US"/>
        </w:rPr>
        <w:t>’</w:t>
      </w:r>
      <w:r w:rsidR="00AE0B71" w:rsidRPr="00AE0B71">
        <w:rPr>
          <w:lang w:val="en-US"/>
        </w:rPr>
        <w:t>s specific behaviors:</w:t>
      </w:r>
    </w:p>
    <w:p w14:paraId="3EDF856B" w14:textId="1B66754D" w:rsidR="00AE0B71" w:rsidRPr="00AE0B71" w:rsidRDefault="00AE0B71" w:rsidP="002F20F4">
      <w:pPr>
        <w:numPr>
          <w:ilvl w:val="0"/>
          <w:numId w:val="11"/>
        </w:numPr>
        <w:tabs>
          <w:tab w:val="clear" w:pos="720"/>
        </w:tabs>
        <w:spacing w:after="60"/>
        <w:ind w:left="270" w:hanging="180"/>
        <w:rPr>
          <w:lang w:val="en-US"/>
        </w:rPr>
      </w:pPr>
      <w:r w:rsidRPr="00AE0B71">
        <w:rPr>
          <w:b/>
          <w:bCs/>
          <w:lang w:val="en-US"/>
        </w:rPr>
        <w:t>Negative Sentiment (Accuracy: 89.90%):</w:t>
      </w:r>
      <w:r w:rsidRPr="00AE0B71">
        <w:rPr>
          <w:lang w:val="en-US"/>
        </w:rPr>
        <w:t> This is the model</w:t>
      </w:r>
      <w:r w:rsidR="00C55491">
        <w:rPr>
          <w:lang w:val="en-US"/>
        </w:rPr>
        <w:t>’</w:t>
      </w:r>
      <w:r w:rsidRPr="00AE0B71">
        <w:rPr>
          <w:lang w:val="en-US"/>
        </w:rPr>
        <w:t xml:space="preserve">s strongest category. Its exceptional ability to correctly identify negative news is arguably the most valuable characteristic for a financial tool. Negative financial news often contains strong, unambiguous keywords (e.g., </w:t>
      </w:r>
      <w:r w:rsidR="00DE1E95">
        <w:rPr>
          <w:lang w:val="en-US"/>
        </w:rPr>
        <w:t>“</w:t>
      </w:r>
      <w:r w:rsidRPr="00AE0B71">
        <w:rPr>
          <w:lang w:val="en-US"/>
        </w:rPr>
        <w:t>loss,</w:t>
      </w:r>
      <w:r w:rsidR="00C55491">
        <w:rPr>
          <w:lang w:val="en-US"/>
        </w:rPr>
        <w:t>”</w:t>
      </w:r>
      <w:r w:rsidRPr="00AE0B71">
        <w:rPr>
          <w:lang w:val="en-US"/>
        </w:rPr>
        <w:t xml:space="preserve"> </w:t>
      </w:r>
      <w:r w:rsidR="00C55491">
        <w:rPr>
          <w:lang w:val="en-US"/>
        </w:rPr>
        <w:t>“</w:t>
      </w:r>
      <w:r w:rsidRPr="00AE0B71">
        <w:rPr>
          <w:lang w:val="en-US"/>
        </w:rPr>
        <w:t>downgrade,</w:t>
      </w:r>
      <w:r w:rsidR="00C55491">
        <w:rPr>
          <w:lang w:val="en-US"/>
        </w:rPr>
        <w:t>”</w:t>
      </w:r>
      <w:r w:rsidRPr="00AE0B71">
        <w:rPr>
          <w:lang w:val="en-US"/>
        </w:rPr>
        <w:t xml:space="preserve"> </w:t>
      </w:r>
      <w:r w:rsidR="00C55491">
        <w:rPr>
          <w:lang w:val="en-US"/>
        </w:rPr>
        <w:t>“</w:t>
      </w:r>
      <w:r w:rsidRPr="00AE0B71">
        <w:rPr>
          <w:lang w:val="en-US"/>
        </w:rPr>
        <w:t>plunged,</w:t>
      </w:r>
      <w:r w:rsidR="00C55491">
        <w:rPr>
          <w:lang w:val="en-US"/>
        </w:rPr>
        <w:t>”</w:t>
      </w:r>
      <w:r w:rsidRPr="00AE0B71">
        <w:rPr>
          <w:lang w:val="en-US"/>
        </w:rPr>
        <w:t xml:space="preserve"> </w:t>
      </w:r>
      <w:r w:rsidR="00C55491">
        <w:rPr>
          <w:lang w:val="en-US"/>
        </w:rPr>
        <w:t>“</w:t>
      </w:r>
      <w:r w:rsidRPr="00AE0B71">
        <w:rPr>
          <w:lang w:val="en-US"/>
        </w:rPr>
        <w:t>failed</w:t>
      </w:r>
      <w:r w:rsidR="00C55491">
        <w:rPr>
          <w:lang w:val="en-US"/>
        </w:rPr>
        <w:t>”</w:t>
      </w:r>
      <w:r w:rsidRPr="00AE0B71">
        <w:rPr>
          <w:lang w:val="en-US"/>
        </w:rPr>
        <w:t>), which the model detects with very high precision. From a risk management perspective, this is an outstanding result, as it ensures users are reliably alerted to potentially adverse information.</w:t>
      </w:r>
    </w:p>
    <w:p w14:paraId="200E3775" w14:textId="01ACF259" w:rsidR="00AE0B71" w:rsidRPr="00AE0B71" w:rsidRDefault="00AE0B71" w:rsidP="002F20F4">
      <w:pPr>
        <w:numPr>
          <w:ilvl w:val="0"/>
          <w:numId w:val="11"/>
        </w:numPr>
        <w:tabs>
          <w:tab w:val="clear" w:pos="720"/>
        </w:tabs>
        <w:spacing w:after="60"/>
        <w:ind w:left="270" w:hanging="180"/>
        <w:rPr>
          <w:lang w:val="en-US"/>
        </w:rPr>
      </w:pPr>
      <w:r w:rsidRPr="00AE0B71">
        <w:rPr>
          <w:b/>
          <w:bCs/>
          <w:lang w:val="en-US"/>
        </w:rPr>
        <w:lastRenderedPageBreak/>
        <w:t>Neutral Sentiment (Accuracy: 87.08%):</w:t>
      </w:r>
      <w:r w:rsidRPr="00AE0B71">
        <w:rPr>
          <w:lang w:val="en-US"/>
        </w:rPr>
        <w:t> The model also performs excellently in identifying neutral text. This is significant because a vast amount of financial reporting is factual and devoid of strong sentiment</w:t>
      </w:r>
      <w:r w:rsidR="00657E31">
        <w:rPr>
          <w:lang w:val="en-US"/>
        </w:rPr>
        <w:t xml:space="preserve">. </w:t>
      </w:r>
      <w:r w:rsidRPr="00AE0B71">
        <w:rPr>
          <w:lang w:val="en-US"/>
        </w:rPr>
        <w:t>The model</w:t>
      </w:r>
      <w:r w:rsidR="00C55491">
        <w:rPr>
          <w:lang w:val="en-US"/>
        </w:rPr>
        <w:t>’</w:t>
      </w:r>
      <w:r w:rsidRPr="00AE0B71">
        <w:rPr>
          <w:lang w:val="en-US"/>
        </w:rPr>
        <w:t xml:space="preserve">s ability to correctly filter out this </w:t>
      </w:r>
      <w:r w:rsidR="00C55491">
        <w:rPr>
          <w:lang w:val="en-US"/>
        </w:rPr>
        <w:t>“</w:t>
      </w:r>
      <w:r w:rsidRPr="00AE0B71">
        <w:rPr>
          <w:lang w:val="en-US"/>
        </w:rPr>
        <w:t>noise</w:t>
      </w:r>
      <w:r w:rsidR="00C55491">
        <w:rPr>
          <w:lang w:val="en-US"/>
        </w:rPr>
        <w:t>”</w:t>
      </w:r>
      <w:r w:rsidRPr="00AE0B71">
        <w:rPr>
          <w:lang w:val="en-US"/>
        </w:rPr>
        <w:t xml:space="preserve"> and label it as neutral prevents the system from overreacting to non-events.</w:t>
      </w:r>
    </w:p>
    <w:p w14:paraId="2C94F10B" w14:textId="1221102E" w:rsidR="0093543F" w:rsidRDefault="00AE0B71" w:rsidP="002F20F4">
      <w:pPr>
        <w:numPr>
          <w:ilvl w:val="0"/>
          <w:numId w:val="11"/>
        </w:numPr>
        <w:tabs>
          <w:tab w:val="clear" w:pos="720"/>
        </w:tabs>
        <w:spacing w:after="120"/>
        <w:ind w:left="273" w:hanging="187"/>
        <w:rPr>
          <w:lang w:val="en-US"/>
        </w:rPr>
      </w:pPr>
      <w:r w:rsidRPr="00AE0B71">
        <w:rPr>
          <w:b/>
          <w:bCs/>
          <w:lang w:val="en-US"/>
        </w:rPr>
        <w:t>Positive Sentiment (Accuracy: 70.78%):</w:t>
      </w:r>
      <w:r w:rsidRPr="00AE0B71">
        <w:rPr>
          <w:lang w:val="en-US"/>
        </w:rPr>
        <w:t xml:space="preserve"> This is the area with the most noticeable room for improvement. While still well above a random chance, the lower accuracy for the </w:t>
      </w:r>
      <w:r w:rsidR="00C55491">
        <w:rPr>
          <w:lang w:val="en-US"/>
        </w:rPr>
        <w:t>“</w:t>
      </w:r>
      <w:r w:rsidRPr="00AE0B71">
        <w:rPr>
          <w:lang w:val="en-US"/>
        </w:rPr>
        <w:t>Positive</w:t>
      </w:r>
      <w:r w:rsidR="00C55491">
        <w:rPr>
          <w:lang w:val="en-US"/>
        </w:rPr>
        <w:t>”</w:t>
      </w:r>
      <w:r w:rsidRPr="00AE0B71">
        <w:rPr>
          <w:lang w:val="en-US"/>
        </w:rPr>
        <w:t xml:space="preserve"> class suggests the model finds positive financial language more challenging to interpret. This is because positive sentiment can be expressed more subtly, using forward-looking statements, conditional language or jargon that can be ambiguous without deeper context.</w:t>
      </w:r>
    </w:p>
    <w:p w14:paraId="1EE618B8" w14:textId="5B79FFC1" w:rsidR="000C1CCD" w:rsidRPr="000C1CCD" w:rsidRDefault="000C1CCD" w:rsidP="002F20F4">
      <w:pPr>
        <w:spacing w:after="120"/>
        <w:rPr>
          <w:lang w:val="en-US"/>
        </w:rPr>
      </w:pPr>
      <w:r>
        <w:rPr>
          <w:lang w:val="en-US"/>
        </w:rPr>
        <w:t>In addition, our</w:t>
      </w:r>
      <w:r w:rsidRPr="000C1CCD">
        <w:rPr>
          <w:lang w:val="en-US"/>
        </w:rPr>
        <w:t xml:space="preserve"> confusion matrix provides a visual and quantitative breakdown of the model</w:t>
      </w:r>
      <w:r w:rsidR="00C55491">
        <w:rPr>
          <w:lang w:val="en-US"/>
        </w:rPr>
        <w:t>’</w:t>
      </w:r>
      <w:r w:rsidRPr="000C1CCD">
        <w:rPr>
          <w:lang w:val="en-US"/>
        </w:rPr>
        <w:t>s errors, allowing us to understand </w:t>
      </w:r>
      <w:r w:rsidR="00624F1F">
        <w:rPr>
          <w:lang w:val="en-US"/>
        </w:rPr>
        <w:t>how</w:t>
      </w:r>
      <w:r w:rsidRPr="000C1CCD">
        <w:rPr>
          <w:lang w:val="en-US"/>
        </w:rPr>
        <w:t xml:space="preserve"> things </w:t>
      </w:r>
      <w:r w:rsidR="002F20F4" w:rsidRPr="000C1CCD">
        <w:rPr>
          <w:lang w:val="en-US"/>
        </w:rPr>
        <w:t>get</w:t>
      </w:r>
      <w:r w:rsidRPr="000C1CCD">
        <w:rPr>
          <w:lang w:val="en-US"/>
        </w:rPr>
        <w:t xml:space="preserve"> wrong.</w:t>
      </w:r>
    </w:p>
    <w:p w14:paraId="7C4F0FED" w14:textId="54AB9A53" w:rsidR="000C1CCD" w:rsidRPr="000C1CCD" w:rsidRDefault="000C1CCD" w:rsidP="00405B70">
      <w:pPr>
        <w:numPr>
          <w:ilvl w:val="0"/>
          <w:numId w:val="12"/>
        </w:numPr>
        <w:tabs>
          <w:tab w:val="clear" w:pos="720"/>
        </w:tabs>
        <w:spacing w:after="60"/>
        <w:ind w:left="273" w:hanging="187"/>
        <w:rPr>
          <w:lang w:val="en-US"/>
        </w:rPr>
      </w:pPr>
      <w:r w:rsidRPr="000C1CCD">
        <w:rPr>
          <w:b/>
          <w:bCs/>
          <w:lang w:val="en-US"/>
        </w:rPr>
        <w:t>The Primary Source of Error:</w:t>
      </w:r>
      <w:r w:rsidRPr="000C1CCD">
        <w:rPr>
          <w:lang w:val="en-US"/>
        </w:rPr>
        <w:t xml:space="preserve"> The most significant misclassification pattern is clearly visible: 386 instances of </w:t>
      </w:r>
      <w:r w:rsidR="00624F1F">
        <w:rPr>
          <w:lang w:val="en-US"/>
        </w:rPr>
        <w:t>“</w:t>
      </w:r>
      <w:r w:rsidRPr="000C1CCD">
        <w:rPr>
          <w:lang w:val="en-US"/>
        </w:rPr>
        <w:t>True Positive</w:t>
      </w:r>
      <w:r w:rsidR="00624F1F">
        <w:rPr>
          <w:lang w:val="en-US"/>
        </w:rPr>
        <w:t>”</w:t>
      </w:r>
      <w:r w:rsidRPr="000C1CCD">
        <w:rPr>
          <w:lang w:val="en-US"/>
        </w:rPr>
        <w:t xml:space="preserve"> were incorrectly predicted as </w:t>
      </w:r>
      <w:r w:rsidR="00624F1F">
        <w:rPr>
          <w:lang w:val="en-US"/>
        </w:rPr>
        <w:t>“</w:t>
      </w:r>
      <w:r w:rsidRPr="000C1CCD">
        <w:rPr>
          <w:lang w:val="en-US"/>
        </w:rPr>
        <w:t>Neutral</w:t>
      </w:r>
      <w:r w:rsidR="00624F1F">
        <w:rPr>
          <w:lang w:val="en-US"/>
        </w:rPr>
        <w:t>”.</w:t>
      </w:r>
      <w:r w:rsidRPr="000C1CCD">
        <w:rPr>
          <w:lang w:val="en-US"/>
        </w:rPr>
        <w:t xml:space="preserve"> This single error type accounts for a large portion of the mistakes and directly explains the lower accuracy for the Positive class. This suggests the model when faced with a subtly positive or ambiguous statement, it tends to default to a </w:t>
      </w:r>
      <w:r w:rsidR="00A712DE">
        <w:rPr>
          <w:lang w:val="en-US"/>
        </w:rPr>
        <w:t>“</w:t>
      </w:r>
      <w:r w:rsidRPr="000C1CCD">
        <w:rPr>
          <w:lang w:val="en-US"/>
        </w:rPr>
        <w:t>Neutral</w:t>
      </w:r>
      <w:r w:rsidR="00A712DE">
        <w:rPr>
          <w:lang w:val="en-US"/>
        </w:rPr>
        <w:t>”</w:t>
      </w:r>
      <w:r w:rsidRPr="000C1CCD">
        <w:rPr>
          <w:lang w:val="en-US"/>
        </w:rPr>
        <w:t xml:space="preserve"> classification rather than risk a false positive.</w:t>
      </w:r>
    </w:p>
    <w:p w14:paraId="0022E313" w14:textId="55DE19D0" w:rsidR="000C1CCD" w:rsidRPr="000C1CCD" w:rsidRDefault="000C1CCD" w:rsidP="00405B70">
      <w:pPr>
        <w:numPr>
          <w:ilvl w:val="0"/>
          <w:numId w:val="12"/>
        </w:numPr>
        <w:tabs>
          <w:tab w:val="clear" w:pos="720"/>
        </w:tabs>
        <w:spacing w:after="60"/>
        <w:ind w:left="273" w:hanging="187"/>
        <w:rPr>
          <w:lang w:val="en-US"/>
        </w:rPr>
      </w:pPr>
      <w:r w:rsidRPr="000C1CCD">
        <w:rPr>
          <w:b/>
          <w:bCs/>
          <w:lang w:val="en-US"/>
        </w:rPr>
        <w:t>Strong Separation Between Extremes:</w:t>
      </w:r>
      <w:r w:rsidRPr="000C1CCD">
        <w:rPr>
          <w:lang w:val="en-US"/>
        </w:rPr>
        <w:t> A key strength revealed by the matrix is the model</w:t>
      </w:r>
      <w:r w:rsidR="00C55491">
        <w:rPr>
          <w:lang w:val="en-US"/>
        </w:rPr>
        <w:t>’</w:t>
      </w:r>
      <w:r w:rsidRPr="000C1CCD">
        <w:rPr>
          <w:lang w:val="en-US"/>
        </w:rPr>
        <w:t>s excellent ability to distinguish between strong positive and strong negative signals.</w:t>
      </w:r>
    </w:p>
    <w:p w14:paraId="556DF9A3" w14:textId="2F51517E" w:rsidR="000C1CCD" w:rsidRPr="000C1CCD" w:rsidRDefault="000C1CCD" w:rsidP="00405B70">
      <w:pPr>
        <w:numPr>
          <w:ilvl w:val="1"/>
          <w:numId w:val="12"/>
        </w:numPr>
        <w:tabs>
          <w:tab w:val="clear" w:pos="1440"/>
        </w:tabs>
        <w:spacing w:after="60"/>
        <w:ind w:left="450" w:hanging="270"/>
        <w:rPr>
          <w:lang w:val="en-US"/>
        </w:rPr>
      </w:pPr>
      <w:r w:rsidRPr="000C1CCD">
        <w:rPr>
          <w:lang w:val="en-US"/>
        </w:rPr>
        <w:t>Only 11 </w:t>
      </w:r>
      <w:r w:rsidR="00BF5CBA">
        <w:rPr>
          <w:lang w:val="en-US"/>
        </w:rPr>
        <w:t>“</w:t>
      </w:r>
      <w:r w:rsidRPr="000C1CCD">
        <w:rPr>
          <w:lang w:val="en-US"/>
        </w:rPr>
        <w:t>Positive</w:t>
      </w:r>
      <w:r w:rsidR="00BF5CBA">
        <w:rPr>
          <w:lang w:val="en-US"/>
        </w:rPr>
        <w:t>”</w:t>
      </w:r>
      <w:r w:rsidRPr="000C1CCD">
        <w:rPr>
          <w:lang w:val="en-US"/>
        </w:rPr>
        <w:t xml:space="preserve"> </w:t>
      </w:r>
      <w:r w:rsidR="00BF5CBA">
        <w:rPr>
          <w:lang w:val="en-US"/>
        </w:rPr>
        <w:t>news</w:t>
      </w:r>
      <w:r w:rsidRPr="000C1CCD">
        <w:rPr>
          <w:lang w:val="en-US"/>
        </w:rPr>
        <w:t xml:space="preserve"> were misclassified as </w:t>
      </w:r>
      <w:r w:rsidR="00C55491">
        <w:rPr>
          <w:lang w:val="en-US"/>
        </w:rPr>
        <w:t>“</w:t>
      </w:r>
      <w:r w:rsidRPr="000C1CCD">
        <w:rPr>
          <w:lang w:val="en-US"/>
        </w:rPr>
        <w:t>Negative</w:t>
      </w:r>
      <w:r w:rsidR="00BF5CBA">
        <w:rPr>
          <w:lang w:val="en-US"/>
        </w:rPr>
        <w:t>”.</w:t>
      </w:r>
    </w:p>
    <w:p w14:paraId="770EC2B9" w14:textId="2FD2ABA6" w:rsidR="000C1CCD" w:rsidRDefault="000C1CCD" w:rsidP="00405B70">
      <w:pPr>
        <w:numPr>
          <w:ilvl w:val="1"/>
          <w:numId w:val="12"/>
        </w:numPr>
        <w:tabs>
          <w:tab w:val="clear" w:pos="1440"/>
        </w:tabs>
        <w:spacing w:after="60"/>
        <w:ind w:left="450" w:hanging="270"/>
        <w:rPr>
          <w:lang w:val="en-US"/>
        </w:rPr>
      </w:pPr>
      <w:r w:rsidRPr="000C1CCD">
        <w:rPr>
          <w:lang w:val="en-US"/>
        </w:rPr>
        <w:t>Only 3</w:t>
      </w:r>
      <w:r w:rsidR="00BB5465">
        <w:rPr>
          <w:lang w:val="en-US"/>
        </w:rPr>
        <w:t xml:space="preserve"> </w:t>
      </w:r>
      <w:r w:rsidR="00BF5CBA">
        <w:rPr>
          <w:lang w:val="en-US"/>
        </w:rPr>
        <w:t>“</w:t>
      </w:r>
      <w:r w:rsidRPr="000C1CCD">
        <w:rPr>
          <w:lang w:val="en-US"/>
        </w:rPr>
        <w:t>Negative</w:t>
      </w:r>
      <w:r w:rsidR="00BF5CBA">
        <w:rPr>
          <w:lang w:val="en-US"/>
        </w:rPr>
        <w:t>”</w:t>
      </w:r>
      <w:r w:rsidRPr="000C1CCD">
        <w:rPr>
          <w:lang w:val="en-US"/>
        </w:rPr>
        <w:t xml:space="preserve"> </w:t>
      </w:r>
      <w:r w:rsidR="00BF5CBA">
        <w:rPr>
          <w:lang w:val="en-US"/>
        </w:rPr>
        <w:t>news</w:t>
      </w:r>
      <w:r w:rsidRPr="000C1CCD">
        <w:rPr>
          <w:lang w:val="en-US"/>
        </w:rPr>
        <w:t xml:space="preserve"> were misclassified as </w:t>
      </w:r>
      <w:r w:rsidR="00BF5CBA">
        <w:rPr>
          <w:lang w:val="en-US"/>
        </w:rPr>
        <w:t>“</w:t>
      </w:r>
      <w:r w:rsidRPr="000C1CCD">
        <w:rPr>
          <w:lang w:val="en-US"/>
        </w:rPr>
        <w:t>Positive</w:t>
      </w:r>
      <w:r w:rsidR="00BF5CBA">
        <w:rPr>
          <w:lang w:val="en-US"/>
        </w:rPr>
        <w:t>”.</w:t>
      </w:r>
    </w:p>
    <w:p w14:paraId="28F675EF" w14:textId="11BF4447" w:rsidR="000C1CCD" w:rsidRPr="00941296" w:rsidRDefault="000C1CCD" w:rsidP="00405B70">
      <w:pPr>
        <w:numPr>
          <w:ilvl w:val="0"/>
          <w:numId w:val="12"/>
        </w:numPr>
        <w:tabs>
          <w:tab w:val="clear" w:pos="720"/>
        </w:tabs>
        <w:spacing w:after="60"/>
        <w:ind w:left="273" w:hanging="187"/>
        <w:rPr>
          <w:lang w:val="en-US"/>
        </w:rPr>
      </w:pPr>
      <w:r w:rsidRPr="000C1CCD">
        <w:rPr>
          <w:b/>
          <w:bCs/>
          <w:lang w:val="en-US"/>
        </w:rPr>
        <w:t xml:space="preserve">Neutral Class as a </w:t>
      </w:r>
      <w:r w:rsidR="00E71E05">
        <w:rPr>
          <w:b/>
          <w:bCs/>
          <w:lang w:val="en-US"/>
        </w:rPr>
        <w:t>“</w:t>
      </w:r>
      <w:r w:rsidRPr="000C1CCD">
        <w:rPr>
          <w:b/>
          <w:bCs/>
          <w:lang w:val="en-US"/>
        </w:rPr>
        <w:t>Catch-All</w:t>
      </w:r>
      <w:r w:rsidR="00E71E05">
        <w:rPr>
          <w:b/>
          <w:bCs/>
          <w:lang w:val="en-US"/>
        </w:rPr>
        <w:t>”</w:t>
      </w:r>
      <w:r w:rsidRPr="000C1CCD">
        <w:rPr>
          <w:b/>
          <w:bCs/>
          <w:lang w:val="en-US"/>
        </w:rPr>
        <w:t>:</w:t>
      </w:r>
      <w:r w:rsidRPr="000C1CCD">
        <w:rPr>
          <w:lang w:val="en-US"/>
        </w:rPr>
        <w:t xml:space="preserve"> The </w:t>
      </w:r>
      <w:r w:rsidR="00C55491">
        <w:rPr>
          <w:lang w:val="en-US"/>
        </w:rPr>
        <w:t>“</w:t>
      </w:r>
      <w:r w:rsidRPr="000C1CCD">
        <w:rPr>
          <w:lang w:val="en-US"/>
        </w:rPr>
        <w:t>Predicted Neutral</w:t>
      </w:r>
      <w:r w:rsidR="00C55491">
        <w:rPr>
          <w:lang w:val="en-US"/>
        </w:rPr>
        <w:t>”</w:t>
      </w:r>
      <w:r w:rsidRPr="000C1CCD">
        <w:rPr>
          <w:lang w:val="en-US"/>
        </w:rPr>
        <w:t xml:space="preserve"> column shows that it catches errors from both the </w:t>
      </w:r>
      <w:r w:rsidR="00E71E05">
        <w:rPr>
          <w:lang w:val="en-US"/>
        </w:rPr>
        <w:t>“</w:t>
      </w:r>
      <w:r w:rsidRPr="000C1CCD">
        <w:rPr>
          <w:lang w:val="en-US"/>
        </w:rPr>
        <w:t>Positive</w:t>
      </w:r>
      <w:r w:rsidR="00E71E05">
        <w:rPr>
          <w:lang w:val="en-US"/>
        </w:rPr>
        <w:t>”</w:t>
      </w:r>
      <w:r w:rsidRPr="000C1CCD">
        <w:rPr>
          <w:lang w:val="en-US"/>
        </w:rPr>
        <w:t xml:space="preserve"> (386) and </w:t>
      </w:r>
      <w:r w:rsidR="00E71E05">
        <w:rPr>
          <w:lang w:val="en-US"/>
        </w:rPr>
        <w:t>“</w:t>
      </w:r>
      <w:r w:rsidRPr="000C1CCD">
        <w:rPr>
          <w:lang w:val="en-US"/>
        </w:rPr>
        <w:t>Negative</w:t>
      </w:r>
      <w:r w:rsidR="00E71E05">
        <w:rPr>
          <w:lang w:val="en-US"/>
        </w:rPr>
        <w:t>”</w:t>
      </w:r>
      <w:r w:rsidRPr="000C1CCD">
        <w:rPr>
          <w:lang w:val="en-US"/>
        </w:rPr>
        <w:t xml:space="preserve"> (57) classes. This reinforces the idea that </w:t>
      </w:r>
      <w:r w:rsidR="00E71E05">
        <w:rPr>
          <w:lang w:val="en-US"/>
        </w:rPr>
        <w:t>“</w:t>
      </w:r>
      <w:r w:rsidRPr="000C1CCD">
        <w:rPr>
          <w:lang w:val="en-US"/>
        </w:rPr>
        <w:t>Neutral</w:t>
      </w:r>
      <w:r w:rsidR="00E71E05">
        <w:rPr>
          <w:lang w:val="en-US"/>
        </w:rPr>
        <w:t>” label</w:t>
      </w:r>
      <w:r w:rsidRPr="000C1CCD">
        <w:rPr>
          <w:lang w:val="en-US"/>
        </w:rPr>
        <w:t xml:space="preserve"> acts as the model</w:t>
      </w:r>
      <w:r w:rsidR="00C55491">
        <w:rPr>
          <w:lang w:val="en-US"/>
        </w:rPr>
        <w:t>’</w:t>
      </w:r>
      <w:r w:rsidRPr="000C1CCD">
        <w:rPr>
          <w:lang w:val="en-US"/>
        </w:rPr>
        <w:t>s default classification when the sentiment is</w:t>
      </w:r>
      <w:r w:rsidR="00E71E05">
        <w:rPr>
          <w:lang w:val="en-US"/>
        </w:rPr>
        <w:t xml:space="preserve"> not</w:t>
      </w:r>
      <w:r w:rsidRPr="000C1CCD">
        <w:rPr>
          <w:lang w:val="en-US"/>
        </w:rPr>
        <w:t xml:space="preserve"> strong enough to meet its internal threshold for a positive or negative label.</w:t>
      </w:r>
    </w:p>
    <w:p w14:paraId="183994B8" w14:textId="48047C6A" w:rsidR="00941296" w:rsidRPr="00941296" w:rsidRDefault="00FC1D64" w:rsidP="00BB5465">
      <w:pPr>
        <w:pStyle w:val="Heading3"/>
        <w:spacing w:before="120" w:after="120"/>
        <w:rPr>
          <w:lang w:val="en-US"/>
        </w:rPr>
      </w:pPr>
      <w:bookmarkStart w:id="50" w:name="_Toc209562172"/>
      <w:r>
        <w:rPr>
          <w:lang w:val="en-US"/>
        </w:rPr>
        <w:t>Result a</w:t>
      </w:r>
      <w:r w:rsidR="00941296" w:rsidRPr="00941296">
        <w:rPr>
          <w:lang w:val="en-US"/>
        </w:rPr>
        <w:t>nalysis of Stock Trend Prediction Performance</w:t>
      </w:r>
      <w:bookmarkEnd w:id="50"/>
    </w:p>
    <w:p w14:paraId="0DF32720" w14:textId="66AD87DC" w:rsidR="005E06AF" w:rsidRPr="005E06AF" w:rsidRDefault="005E06AF" w:rsidP="00BB5465">
      <w:pPr>
        <w:spacing w:after="120"/>
        <w:rPr>
          <w:rFonts w:eastAsia="Times New Roman" w:cs="Times New Roman"/>
          <w:lang w:val="en-US"/>
        </w:rPr>
      </w:pPr>
      <w:r w:rsidRPr="005E06AF">
        <w:rPr>
          <w:rFonts w:eastAsia="Times New Roman" w:cs="Times New Roman"/>
          <w:lang w:val="en-US"/>
        </w:rPr>
        <w:t xml:space="preserve">The evaluation of the prediction module was conducted on a three-class classification problem defined by the relative percentage change method. A ±0.5% threshold determined whether a sequence was labelled as </w:t>
      </w:r>
      <w:r w:rsidRPr="005E06AF">
        <w:rPr>
          <w:rFonts w:eastAsia="Times New Roman" w:cs="Times New Roman"/>
          <w:i/>
          <w:lang w:val="en-US"/>
        </w:rPr>
        <w:t>bearish</w:t>
      </w:r>
      <w:r w:rsidRPr="005E06AF">
        <w:rPr>
          <w:rFonts w:eastAsia="Times New Roman" w:cs="Times New Roman"/>
          <w:lang w:val="en-US"/>
        </w:rPr>
        <w:t xml:space="preserve">, </w:t>
      </w:r>
      <w:r w:rsidRPr="005E06AF">
        <w:rPr>
          <w:rFonts w:eastAsia="Times New Roman" w:cs="Times New Roman"/>
          <w:i/>
          <w:lang w:val="en-US"/>
        </w:rPr>
        <w:t>neutral</w:t>
      </w:r>
      <w:r w:rsidRPr="005E06AF">
        <w:rPr>
          <w:rFonts w:eastAsia="Times New Roman" w:cs="Times New Roman"/>
          <w:lang w:val="en-US"/>
        </w:rPr>
        <w:t xml:space="preserve">, or </w:t>
      </w:r>
      <w:r w:rsidRPr="005E06AF">
        <w:rPr>
          <w:rFonts w:eastAsia="Times New Roman" w:cs="Times New Roman"/>
          <w:i/>
          <w:lang w:val="en-US"/>
        </w:rPr>
        <w:t>bullish</w:t>
      </w:r>
      <w:r w:rsidRPr="005E06AF">
        <w:rPr>
          <w:rFonts w:eastAsia="Times New Roman" w:cs="Times New Roman"/>
          <w:lang w:val="en-US"/>
        </w:rPr>
        <w:t>, with predictions extending three trading days ahead. Input features consisted of OHLCV data decomposed through MEMD, windowed into 30-day sequences, and modeled using a two-layer LSTM with 32 hidden units and dropout regularization.</w:t>
      </w:r>
    </w:p>
    <w:p w14:paraId="1A53951C" w14:textId="6706A970" w:rsidR="005E06AF" w:rsidRPr="009E4EAE" w:rsidRDefault="005E06AF" w:rsidP="00CC5F78">
      <w:pPr>
        <w:pStyle w:val="ListParagraph"/>
        <w:numPr>
          <w:ilvl w:val="0"/>
          <w:numId w:val="12"/>
        </w:numPr>
        <w:tabs>
          <w:tab w:val="clear" w:pos="720"/>
        </w:tabs>
        <w:spacing w:after="60"/>
        <w:ind w:left="273" w:hanging="187"/>
        <w:contextualSpacing w:val="0"/>
        <w:rPr>
          <w:rFonts w:eastAsia="Times New Roman" w:cs="Times New Roman"/>
          <w:lang w:val="en-US"/>
        </w:rPr>
      </w:pPr>
      <w:r w:rsidRPr="009E4EAE">
        <w:rPr>
          <w:rFonts w:eastAsia="Times New Roman" w:cs="Times New Roman"/>
          <w:b/>
          <w:lang w:val="en-US"/>
        </w:rPr>
        <w:t>Class Distribution</w:t>
      </w:r>
      <w:r w:rsidR="009E4EAE" w:rsidRPr="009E4EAE">
        <w:rPr>
          <w:rFonts w:eastAsia="Times New Roman" w:cs="Times New Roman"/>
          <w:b/>
          <w:lang w:val="en-US"/>
        </w:rPr>
        <w:t xml:space="preserve">: </w:t>
      </w:r>
      <w:r w:rsidRPr="009E4EAE">
        <w:rPr>
          <w:rFonts w:eastAsia="Times New Roman" w:cs="Times New Roman"/>
          <w:lang w:val="en-US"/>
        </w:rPr>
        <w:t xml:space="preserve">Analysis of the label distribution showed that the </w:t>
      </w:r>
      <w:r w:rsidRPr="009E4EAE">
        <w:rPr>
          <w:rFonts w:eastAsia="Times New Roman" w:cs="Times New Roman"/>
          <w:i/>
          <w:lang w:val="en-US"/>
        </w:rPr>
        <w:t>neutral</w:t>
      </w:r>
      <w:r w:rsidRPr="009E4EAE">
        <w:rPr>
          <w:rFonts w:eastAsia="Times New Roman" w:cs="Times New Roman"/>
          <w:lang w:val="en-US"/>
        </w:rPr>
        <w:t xml:space="preserve"> class dominated the dataset, representing approximately </w:t>
      </w:r>
      <w:r w:rsidR="00E411C1">
        <w:rPr>
          <w:rFonts w:eastAsia="Times New Roman" w:cs="Times New Roman"/>
          <w:lang w:val="en-US"/>
        </w:rPr>
        <w:t>26</w:t>
      </w:r>
      <w:r w:rsidRPr="009E4EAE">
        <w:rPr>
          <w:rFonts w:eastAsia="Times New Roman" w:cs="Times New Roman"/>
          <w:b/>
          <w:lang w:val="en-US"/>
        </w:rPr>
        <w:t>%</w:t>
      </w:r>
      <w:r w:rsidRPr="009E4EAE">
        <w:rPr>
          <w:rFonts w:eastAsia="Times New Roman" w:cs="Times New Roman"/>
          <w:lang w:val="en-US"/>
        </w:rPr>
        <w:t xml:space="preserve"> of samples, while </w:t>
      </w:r>
      <w:r w:rsidRPr="009E4EAE">
        <w:rPr>
          <w:rFonts w:eastAsia="Times New Roman" w:cs="Times New Roman"/>
          <w:i/>
          <w:lang w:val="en-US"/>
        </w:rPr>
        <w:t>bullish</w:t>
      </w:r>
      <w:r w:rsidRPr="009E4EAE">
        <w:rPr>
          <w:rFonts w:eastAsia="Times New Roman" w:cs="Times New Roman"/>
          <w:lang w:val="en-US"/>
        </w:rPr>
        <w:t xml:space="preserve"> and </w:t>
      </w:r>
      <w:r w:rsidRPr="009E4EAE">
        <w:rPr>
          <w:rFonts w:eastAsia="Times New Roman" w:cs="Times New Roman"/>
          <w:i/>
          <w:lang w:val="en-US"/>
        </w:rPr>
        <w:t>bearish</w:t>
      </w:r>
      <w:r w:rsidRPr="009E4EAE">
        <w:rPr>
          <w:rFonts w:eastAsia="Times New Roman" w:cs="Times New Roman"/>
          <w:lang w:val="en-US"/>
        </w:rPr>
        <w:t xml:space="preserve"> classes accounted for</w:t>
      </w:r>
      <w:r w:rsidR="00406211">
        <w:rPr>
          <w:rFonts w:eastAsia="Times New Roman" w:cs="Times New Roman"/>
          <w:b/>
          <w:lang w:val="en-US"/>
        </w:rPr>
        <w:t xml:space="preserve"> </w:t>
      </w:r>
      <w:r w:rsidR="00406211">
        <w:rPr>
          <w:rFonts w:eastAsia="Times New Roman" w:cs="Times New Roman"/>
          <w:lang w:val="en-US"/>
        </w:rPr>
        <w:t xml:space="preserve">37% each, which has been </w:t>
      </w:r>
      <w:r w:rsidR="009726AF">
        <w:rPr>
          <w:rFonts w:eastAsia="Times New Roman" w:cs="Times New Roman"/>
          <w:lang w:val="en-US"/>
        </w:rPr>
        <w:t xml:space="preserve">done to avoid class imbalance. </w:t>
      </w:r>
      <w:r w:rsidRPr="009E4EAE">
        <w:rPr>
          <w:rFonts w:eastAsia="Times New Roman" w:cs="Times New Roman"/>
          <w:lang w:val="en-US"/>
        </w:rPr>
        <w:t>Temporal analysis confirmed that class imbalance varied with market conditions: bullish dominance in upward-trending periods contrasted with neutral dominance during sideways regimes.</w:t>
      </w:r>
    </w:p>
    <w:p w14:paraId="138C1FE7" w14:textId="062F79EA" w:rsidR="005E06AF" w:rsidRPr="009E4EAE" w:rsidRDefault="005E06AF" w:rsidP="007744A0">
      <w:pPr>
        <w:pStyle w:val="ListParagraph"/>
        <w:numPr>
          <w:ilvl w:val="0"/>
          <w:numId w:val="12"/>
        </w:numPr>
        <w:tabs>
          <w:tab w:val="clear" w:pos="720"/>
        </w:tabs>
        <w:spacing w:before="100" w:beforeAutospacing="1" w:after="120"/>
        <w:ind w:left="273" w:hanging="187"/>
        <w:contextualSpacing w:val="0"/>
        <w:rPr>
          <w:rFonts w:eastAsia="Times New Roman" w:cs="Times New Roman"/>
          <w:lang w:val="en-US"/>
        </w:rPr>
      </w:pPr>
      <w:r w:rsidRPr="009E4EAE">
        <w:rPr>
          <w:rFonts w:eastAsia="Times New Roman" w:cs="Times New Roman"/>
          <w:b/>
          <w:lang w:val="en-US"/>
        </w:rPr>
        <w:t>Overall Performance.</w:t>
      </w:r>
      <w:r w:rsidRPr="009E4EAE">
        <w:rPr>
          <w:rFonts w:eastAsia="Times New Roman" w:cs="Times New Roman"/>
          <w:lang w:val="en-US"/>
        </w:rPr>
        <w:t xml:space="preserve"> The LSTM achieved an overall accuracy of </w:t>
      </w:r>
      <w:r w:rsidR="009E4EAE">
        <w:rPr>
          <w:rFonts w:eastAsia="Times New Roman" w:cs="Times New Roman"/>
          <w:lang w:val="en-US"/>
        </w:rPr>
        <w:t>58</w:t>
      </w:r>
      <w:r w:rsidRPr="009E4EAE">
        <w:rPr>
          <w:rFonts w:eastAsia="Times New Roman" w:cs="Times New Roman"/>
          <w:lang w:val="en-US"/>
        </w:rPr>
        <w:t>%</w:t>
      </w:r>
      <w:r w:rsidR="009E4EAE">
        <w:rPr>
          <w:rFonts w:eastAsia="Times New Roman" w:cs="Times New Roman"/>
          <w:lang w:val="en-US"/>
        </w:rPr>
        <w:t xml:space="preserve"> on no sentiment score, and about 6</w:t>
      </w:r>
      <w:r w:rsidR="002437D1">
        <w:rPr>
          <w:rFonts w:eastAsia="Times New Roman" w:cs="Times New Roman"/>
          <w:lang w:val="en-US"/>
        </w:rPr>
        <w:t xml:space="preserve">3% </w:t>
      </w:r>
      <w:r w:rsidR="00BA2756">
        <w:rPr>
          <w:rFonts w:eastAsia="Times New Roman" w:cs="Times New Roman"/>
          <w:lang w:val="en-US"/>
        </w:rPr>
        <w:t>with sentiment score as a separate feature</w:t>
      </w:r>
      <w:r w:rsidRPr="009E4EAE">
        <w:rPr>
          <w:rFonts w:eastAsia="Times New Roman" w:cs="Times New Roman"/>
          <w:lang w:val="en-US"/>
        </w:rPr>
        <w:t>,</w:t>
      </w:r>
      <w:r w:rsidR="00BA2756">
        <w:rPr>
          <w:rFonts w:eastAsia="Times New Roman" w:cs="Times New Roman"/>
          <w:lang w:val="en-US"/>
        </w:rPr>
        <w:t xml:space="preserve"> which are</w:t>
      </w:r>
      <w:r w:rsidRPr="009E4EAE">
        <w:rPr>
          <w:rFonts w:eastAsia="Times New Roman" w:cs="Times New Roman"/>
          <w:lang w:val="en-US"/>
        </w:rPr>
        <w:t xml:space="preserve"> significantly higher than the random baseline of 33.33%.</w:t>
      </w:r>
      <w:r w:rsidR="002D6611">
        <w:rPr>
          <w:rFonts w:eastAsia="Times New Roman" w:cs="Times New Roman"/>
          <w:lang w:val="en-US"/>
        </w:rPr>
        <w:t xml:space="preserve"> The peak performance for some stock </w:t>
      </w:r>
      <w:r w:rsidR="00A52BD9">
        <w:rPr>
          <w:rFonts w:eastAsia="Times New Roman" w:cs="Times New Roman"/>
          <w:lang w:val="en-US"/>
        </w:rPr>
        <w:t xml:space="preserve">might reach over </w:t>
      </w:r>
      <w:r w:rsidR="00CF7E4F">
        <w:rPr>
          <w:rFonts w:eastAsia="Times New Roman" w:cs="Times New Roman"/>
          <w:lang w:val="en-US"/>
        </w:rPr>
        <w:t>70%</w:t>
      </w:r>
      <w:r w:rsidR="0069759A">
        <w:rPr>
          <w:rFonts w:eastAsia="Times New Roman" w:cs="Times New Roman"/>
          <w:lang w:val="en-US"/>
        </w:rPr>
        <w:t>, such</w:t>
      </w:r>
      <w:r w:rsidR="00887C83">
        <w:rPr>
          <w:rFonts w:eastAsia="Times New Roman" w:cs="Times New Roman"/>
          <w:lang w:val="en-US"/>
        </w:rPr>
        <w:t>-</w:t>
      </w:r>
      <w:r w:rsidR="00F80014">
        <w:rPr>
          <w:rFonts w:eastAsia="Times New Roman" w:cs="Times New Roman"/>
          <w:lang w:val="en-US"/>
        </w:rPr>
        <w:t>=</w:t>
      </w:r>
      <w:r w:rsidR="0069759A">
        <w:rPr>
          <w:rFonts w:eastAsia="Times New Roman" w:cs="Times New Roman"/>
          <w:lang w:val="en-US"/>
        </w:rPr>
        <w:t xml:space="preserve"> as AAPL ticker</w:t>
      </w:r>
      <w:r w:rsidR="002A5396">
        <w:rPr>
          <w:rFonts w:eastAsia="Times New Roman" w:cs="Times New Roman"/>
          <w:lang w:val="en-US"/>
        </w:rPr>
        <w:t xml:space="preserve">. In such </w:t>
      </w:r>
      <w:r w:rsidR="00457B44">
        <w:rPr>
          <w:rFonts w:eastAsia="Times New Roman" w:cs="Times New Roman"/>
          <w:lang w:val="en-US"/>
        </w:rPr>
        <w:t>cases</w:t>
      </w:r>
      <w:r w:rsidR="00B05408">
        <w:rPr>
          <w:rFonts w:eastAsia="Times New Roman" w:cs="Times New Roman"/>
          <w:lang w:val="en-US"/>
        </w:rPr>
        <w:t>, m</w:t>
      </w:r>
      <w:r w:rsidRPr="009E4EAE">
        <w:rPr>
          <w:rFonts w:eastAsia="Times New Roman" w:cs="Times New Roman"/>
          <w:lang w:val="en-US"/>
        </w:rPr>
        <w:t xml:space="preserve">acro F1-score reached </w:t>
      </w:r>
      <w:r w:rsidR="00C6774D">
        <w:rPr>
          <w:rFonts w:eastAsia="Times New Roman" w:cs="Times New Roman"/>
          <w:bCs/>
          <w:lang w:val="en-US"/>
        </w:rPr>
        <w:t>74%</w:t>
      </w:r>
      <w:r w:rsidRPr="009E4EAE">
        <w:rPr>
          <w:rFonts w:eastAsia="Times New Roman" w:cs="Times New Roman"/>
          <w:lang w:val="en-US"/>
        </w:rPr>
        <w:t xml:space="preserve">, while weighted F1-score was </w:t>
      </w:r>
      <w:r w:rsidR="005D6219">
        <w:rPr>
          <w:rFonts w:eastAsia="Times New Roman" w:cs="Times New Roman"/>
          <w:bCs/>
          <w:lang w:val="en-US"/>
        </w:rPr>
        <w:t>77%</w:t>
      </w:r>
      <w:r w:rsidRPr="009E4EAE">
        <w:rPr>
          <w:rFonts w:eastAsia="Times New Roman" w:cs="Times New Roman"/>
          <w:lang w:val="en-US"/>
        </w:rPr>
        <w:t xml:space="preserve">, reflecting balanced improvements across all classes. Directional accuracy, which excludes neutral cases, was </w:t>
      </w:r>
      <w:r w:rsidR="006C2F3C">
        <w:rPr>
          <w:rFonts w:eastAsia="Times New Roman" w:cs="Times New Roman"/>
          <w:lang w:val="vi-VN"/>
        </w:rPr>
        <w:t>mo</w:t>
      </w:r>
      <w:r w:rsidR="006C2F3C">
        <w:rPr>
          <w:rFonts w:eastAsia="Times New Roman" w:cs="Times New Roman"/>
          <w:lang w:val="en-US"/>
        </w:rPr>
        <w:t xml:space="preserve">re than </w:t>
      </w:r>
      <w:r w:rsidR="001F4D70">
        <w:rPr>
          <w:rFonts w:eastAsia="Times New Roman" w:cs="Times New Roman"/>
          <w:lang w:val="en-US"/>
        </w:rPr>
        <w:t>70</w:t>
      </w:r>
      <w:r w:rsidR="001F4D70">
        <w:rPr>
          <w:rFonts w:eastAsia="Times New Roman" w:cs="Times New Roman"/>
          <w:bCs/>
          <w:lang w:val="en-US"/>
        </w:rPr>
        <w:t>% on average</w:t>
      </w:r>
      <w:r w:rsidRPr="009E4EAE">
        <w:rPr>
          <w:rFonts w:eastAsia="Times New Roman" w:cs="Times New Roman"/>
          <w:lang w:val="en-US"/>
        </w:rPr>
        <w:t>, underscoring the model’s strength in detecting actionable trends.</w:t>
      </w:r>
    </w:p>
    <w:p w14:paraId="688414A3" w14:textId="77777777" w:rsidR="00BF61EB" w:rsidRDefault="00BF61EB" w:rsidP="00BF61EB">
      <w:pPr>
        <w:keepNext/>
        <w:spacing w:before="120" w:after="120"/>
        <w:jc w:val="center"/>
      </w:pPr>
      <w:r w:rsidRPr="00BF61EB">
        <w:rPr>
          <w:rFonts w:eastAsia="Times New Roman" w:cs="Times New Roman"/>
          <w:lang w:val="en-US"/>
        </w:rPr>
        <w:drawing>
          <wp:inline distT="0" distB="0" distL="0" distR="0" wp14:anchorId="3231C353" wp14:editId="09359425">
            <wp:extent cx="2533650" cy="1120996"/>
            <wp:effectExtent l="0" t="0" r="0" b="3175"/>
            <wp:docPr id="43182216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2163" name="Picture 1" descr="A screenshot of a computer screen&#10;&#10;AI-generated content may be incorrect."/>
                    <pic:cNvPicPr/>
                  </pic:nvPicPr>
                  <pic:blipFill>
                    <a:blip r:embed="rId17"/>
                    <a:stretch>
                      <a:fillRect/>
                    </a:stretch>
                  </pic:blipFill>
                  <pic:spPr>
                    <a:xfrm>
                      <a:off x="0" y="0"/>
                      <a:ext cx="2564098" cy="1134468"/>
                    </a:xfrm>
                    <a:prstGeom prst="rect">
                      <a:avLst/>
                    </a:prstGeom>
                  </pic:spPr>
                </pic:pic>
              </a:graphicData>
            </a:graphic>
          </wp:inline>
        </w:drawing>
      </w:r>
    </w:p>
    <w:p w14:paraId="04022E0D" w14:textId="42B63214" w:rsidR="002D1751" w:rsidRDefault="00BF61EB" w:rsidP="00BF61EB">
      <w:pPr>
        <w:pStyle w:val="Caption"/>
        <w:jc w:val="center"/>
        <w:rPr>
          <w:rFonts w:eastAsia="Times New Roman" w:cs="Times New Roman"/>
          <w:lang w:val="en-US"/>
        </w:rPr>
      </w:pPr>
      <w:bookmarkStart w:id="51" w:name="_Toc209559363"/>
      <w:r>
        <w:t xml:space="preserve">Figure </w:t>
      </w:r>
      <w:r>
        <w:fldChar w:fldCharType="begin"/>
      </w:r>
      <w:r>
        <w:instrText xml:space="preserve"> SEQ Figure \* ARABIC </w:instrText>
      </w:r>
      <w:r>
        <w:fldChar w:fldCharType="separate"/>
      </w:r>
      <w:r w:rsidR="00BA62BA">
        <w:rPr>
          <w:noProof/>
        </w:rPr>
        <w:t>8</w:t>
      </w:r>
      <w:r>
        <w:fldChar w:fldCharType="end"/>
      </w:r>
      <w:r w:rsidR="00183EED">
        <w:t>.</w:t>
      </w:r>
      <w:r>
        <w:t xml:space="preserve"> AAPL prediction result</w:t>
      </w:r>
      <w:r w:rsidR="003E6987">
        <w:t xml:space="preserve"> on LSTM model</w:t>
      </w:r>
      <w:bookmarkEnd w:id="51"/>
    </w:p>
    <w:p w14:paraId="366DA69F" w14:textId="77777777" w:rsidR="002D1751" w:rsidRDefault="002D1751" w:rsidP="0022222A">
      <w:pPr>
        <w:keepNext/>
        <w:spacing w:before="120" w:after="120"/>
        <w:jc w:val="center"/>
      </w:pPr>
      <w:r w:rsidRPr="002D1751">
        <w:rPr>
          <w:rFonts w:eastAsia="Times New Roman" w:cs="Times New Roman"/>
          <w:lang w:val="en-US"/>
        </w:rPr>
        <w:drawing>
          <wp:inline distT="0" distB="0" distL="0" distR="0" wp14:anchorId="23A726A4" wp14:editId="22863527">
            <wp:extent cx="4485391" cy="1473200"/>
            <wp:effectExtent l="0" t="0" r="0" b="0"/>
            <wp:docPr id="72563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293" name=""/>
                    <pic:cNvPicPr/>
                  </pic:nvPicPr>
                  <pic:blipFill>
                    <a:blip r:embed="rId18"/>
                    <a:stretch>
                      <a:fillRect/>
                    </a:stretch>
                  </pic:blipFill>
                  <pic:spPr>
                    <a:xfrm>
                      <a:off x="0" y="0"/>
                      <a:ext cx="4533817" cy="1489105"/>
                    </a:xfrm>
                    <a:prstGeom prst="rect">
                      <a:avLst/>
                    </a:prstGeom>
                  </pic:spPr>
                </pic:pic>
              </a:graphicData>
            </a:graphic>
          </wp:inline>
        </w:drawing>
      </w:r>
    </w:p>
    <w:p w14:paraId="50743FB0" w14:textId="7ABE02F6" w:rsidR="00AD67CC" w:rsidRDefault="002D1751" w:rsidP="000B2ADE">
      <w:pPr>
        <w:pStyle w:val="Caption"/>
        <w:jc w:val="center"/>
      </w:pPr>
      <w:bookmarkStart w:id="52" w:name="_Toc209559364"/>
      <w:r>
        <w:t xml:space="preserve">Figure </w:t>
      </w:r>
      <w:r>
        <w:fldChar w:fldCharType="begin"/>
      </w:r>
      <w:r>
        <w:instrText xml:space="preserve"> SEQ Figure \* ARABIC </w:instrText>
      </w:r>
      <w:r>
        <w:fldChar w:fldCharType="separate"/>
      </w:r>
      <w:r w:rsidR="00BA62BA">
        <w:rPr>
          <w:noProof/>
        </w:rPr>
        <w:t>9</w:t>
      </w:r>
      <w:r>
        <w:fldChar w:fldCharType="end"/>
      </w:r>
      <w:r w:rsidR="00183EED">
        <w:t>.</w:t>
      </w:r>
      <w:r>
        <w:t xml:space="preserve"> LSTM learning curve</w:t>
      </w:r>
      <w:r w:rsidR="003E6987">
        <w:t xml:space="preserve"> for AAPL</w:t>
      </w:r>
      <w:bookmarkEnd w:id="52"/>
    </w:p>
    <w:p w14:paraId="0E614AD2" w14:textId="22803D3A" w:rsidR="00FA1296" w:rsidRPr="00FA1296" w:rsidRDefault="00FA1296" w:rsidP="00FA1296">
      <w:pPr>
        <w:spacing w:before="120" w:after="120"/>
        <w:rPr>
          <w:rFonts w:eastAsia="Times New Roman" w:cs="Times New Roman"/>
          <w:lang w:val="en-US"/>
        </w:rPr>
      </w:pPr>
      <w:r w:rsidRPr="005E06AF">
        <w:rPr>
          <w:rFonts w:eastAsia="Times New Roman" w:cs="Times New Roman"/>
          <w:lang w:val="en-US"/>
        </w:rPr>
        <w:lastRenderedPageBreak/>
        <w:t xml:space="preserve">The model demonstrated relatively stronger performance in predicting </w:t>
      </w:r>
      <w:r>
        <w:rPr>
          <w:rFonts w:eastAsia="Times New Roman" w:cs="Times New Roman"/>
          <w:lang w:val="en-US"/>
        </w:rPr>
        <w:t>up</w:t>
      </w:r>
      <w:r>
        <w:rPr>
          <w:rFonts w:eastAsia="Times New Roman" w:cs="Times New Roman"/>
          <w:lang w:val="vi-VN"/>
        </w:rPr>
        <w:t xml:space="preserve"> and d</w:t>
      </w:r>
      <w:r>
        <w:rPr>
          <w:rFonts w:eastAsia="Times New Roman" w:cs="Times New Roman"/>
          <w:lang w:val="en-US"/>
        </w:rPr>
        <w:t xml:space="preserve">own </w:t>
      </w:r>
      <w:r w:rsidR="000B2ADE">
        <w:rPr>
          <w:rFonts w:eastAsia="Times New Roman" w:cs="Times New Roman"/>
          <w:lang w:val="en-US"/>
        </w:rPr>
        <w:t>trends</w:t>
      </w:r>
      <w:r>
        <w:rPr>
          <w:rFonts w:eastAsia="Times New Roman" w:cs="Times New Roman"/>
          <w:lang w:val="en-US"/>
        </w:rPr>
        <w:t xml:space="preserve">. </w:t>
      </w:r>
      <w:r w:rsidRPr="005E06AF">
        <w:rPr>
          <w:rFonts w:eastAsia="Times New Roman" w:cs="Times New Roman"/>
          <w:lang w:val="en-US"/>
        </w:rPr>
        <w:t>Neutral predictions proved more challenging, as the model occasionally misclassified weak upward or downward moves as neutral, reflecting the intrinsic ambiguity of the class.</w:t>
      </w:r>
      <w:r>
        <w:rPr>
          <w:rFonts w:eastAsia="Times New Roman" w:cs="Times New Roman"/>
          <w:lang w:val="en-US"/>
        </w:rPr>
        <w:t xml:space="preserve"> This is also the issue occurring in some tickers, when the generalized target creation may cause imbalance in distribution, causing the skewed</w:t>
      </w:r>
      <w:r>
        <w:rPr>
          <w:rFonts w:eastAsia="Times New Roman" w:cs="Times New Roman"/>
          <w:lang w:val="vi-VN"/>
        </w:rPr>
        <w:t xml:space="preserve"> to b</w:t>
      </w:r>
      <w:r>
        <w:rPr>
          <w:rFonts w:eastAsia="Times New Roman" w:cs="Times New Roman"/>
          <w:lang w:val="en-US"/>
        </w:rPr>
        <w:t xml:space="preserve">earish or bullish </w:t>
      </w:r>
      <w:proofErr w:type="spellStart"/>
      <w:r>
        <w:rPr>
          <w:rFonts w:eastAsia="Times New Roman" w:cs="Times New Roman"/>
          <w:lang w:val="en-US"/>
        </w:rPr>
        <w:t>behavio</w:t>
      </w:r>
      <w:r w:rsidR="000B5A1D">
        <w:rPr>
          <w:rFonts w:eastAsia="Times New Roman" w:cs="Times New Roman"/>
          <w:lang w:val="en-US"/>
        </w:rPr>
        <w:t>u</w:t>
      </w:r>
      <w:r>
        <w:rPr>
          <w:rFonts w:eastAsia="Times New Roman" w:cs="Times New Roman"/>
          <w:lang w:val="en-US"/>
        </w:rPr>
        <w:t>r</w:t>
      </w:r>
      <w:proofErr w:type="spellEnd"/>
      <w:r>
        <w:rPr>
          <w:rFonts w:eastAsia="Times New Roman" w:cs="Times New Roman"/>
          <w:lang w:val="en-US"/>
        </w:rPr>
        <w:t>. Certain tickers experience this issue</w:t>
      </w:r>
      <w:r w:rsidR="00CA26BA">
        <w:rPr>
          <w:rFonts w:eastAsia="Times New Roman" w:cs="Times New Roman"/>
          <w:lang w:val="en-US"/>
        </w:rPr>
        <w:t xml:space="preserve"> will provide</w:t>
      </w:r>
      <w:r w:rsidR="009D318B">
        <w:rPr>
          <w:rFonts w:eastAsia="Times New Roman" w:cs="Times New Roman"/>
          <w:lang w:val="en-US"/>
        </w:rPr>
        <w:t xml:space="preserve"> around 40% accuracy, but it is because all the predictions are </w:t>
      </w:r>
      <w:r w:rsidR="00E5212E">
        <w:rPr>
          <w:rFonts w:eastAsia="Times New Roman" w:cs="Times New Roman"/>
          <w:lang w:val="en-US"/>
        </w:rPr>
        <w:t>in bearish or bullish class</w:t>
      </w:r>
      <w:r w:rsidR="008321CA">
        <w:rPr>
          <w:rFonts w:eastAsia="Times New Roman" w:cs="Times New Roman"/>
          <w:lang w:val="en-US"/>
        </w:rPr>
        <w:t>.</w:t>
      </w:r>
    </w:p>
    <w:p w14:paraId="7286F6F0" w14:textId="77777777" w:rsidR="00EA772D" w:rsidRDefault="0022222A" w:rsidP="00EA772D">
      <w:pPr>
        <w:keepNext/>
        <w:jc w:val="center"/>
      </w:pPr>
      <w:r>
        <w:rPr>
          <w:noProof/>
        </w:rPr>
        <w:drawing>
          <wp:inline distT="0" distB="0" distL="0" distR="0" wp14:anchorId="21CB5FC8" wp14:editId="40C86683">
            <wp:extent cx="3062231" cy="2425700"/>
            <wp:effectExtent l="0" t="0" r="5080" b="0"/>
            <wp:docPr id="477520263" name="Picture 8" descr="A graph of 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20263" name="Picture 8" descr="A graph of a graph with blue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72255" cy="2433640"/>
                    </a:xfrm>
                    <a:prstGeom prst="rect">
                      <a:avLst/>
                    </a:prstGeom>
                  </pic:spPr>
                </pic:pic>
              </a:graphicData>
            </a:graphic>
          </wp:inline>
        </w:drawing>
      </w:r>
    </w:p>
    <w:p w14:paraId="6CF0E5E5" w14:textId="30EEF712" w:rsidR="00FA1296" w:rsidRDefault="00EA772D" w:rsidP="00F35C56">
      <w:pPr>
        <w:pStyle w:val="Caption"/>
        <w:jc w:val="center"/>
      </w:pPr>
      <w:bookmarkStart w:id="53" w:name="_Toc209559365"/>
      <w:r>
        <w:t xml:space="preserve">Figure </w:t>
      </w:r>
      <w:r>
        <w:fldChar w:fldCharType="begin"/>
      </w:r>
      <w:r>
        <w:instrText xml:space="preserve"> SEQ Figure \* ARABIC </w:instrText>
      </w:r>
      <w:r>
        <w:fldChar w:fldCharType="separate"/>
      </w:r>
      <w:r w:rsidR="00BA62BA">
        <w:rPr>
          <w:noProof/>
        </w:rPr>
        <w:t>10</w:t>
      </w:r>
      <w:r>
        <w:fldChar w:fldCharType="end"/>
      </w:r>
      <w:r w:rsidR="00183EED">
        <w:t>.</w:t>
      </w:r>
      <w:r>
        <w:t xml:space="preserve"> Prediction imbalance</w:t>
      </w:r>
      <w:r w:rsidR="003E6987">
        <w:t xml:space="preserve"> of NVDA on LSTM model</w:t>
      </w:r>
      <w:bookmarkEnd w:id="53"/>
    </w:p>
    <w:p w14:paraId="3D8A39D2" w14:textId="77777777" w:rsidR="00FA1296" w:rsidRDefault="00FA1296" w:rsidP="00AD67CC"/>
    <w:p w14:paraId="484A1FBE" w14:textId="6CB979BD" w:rsidR="00AD67CC" w:rsidRPr="00AD67CC" w:rsidRDefault="00AD67CC" w:rsidP="00AD67CC">
      <w:r>
        <w:t xml:space="preserve">On Transformer model, </w:t>
      </w:r>
      <w:r w:rsidR="00D458EE">
        <w:t>the accuracy is about 58%</w:t>
      </w:r>
      <w:r w:rsidR="0080191B">
        <w:t xml:space="preserve"> with the same configuration used in LSTM training pipeline</w:t>
      </w:r>
      <w:r w:rsidR="009222E1">
        <w:t xml:space="preserve">. </w:t>
      </w:r>
      <w:r w:rsidR="002E693A">
        <w:t>The learning curves are much smoother</w:t>
      </w:r>
      <w:r w:rsidR="003F4F2C">
        <w:t xml:space="preserve">, but the </w:t>
      </w:r>
      <w:r w:rsidR="00162B15">
        <w:t xml:space="preserve">epochs required for result is about </w:t>
      </w:r>
      <w:r w:rsidR="00197797">
        <w:t xml:space="preserve">400 epochs, causing redundancy in training progress, </w:t>
      </w:r>
      <w:r w:rsidR="00E20CEF">
        <w:t xml:space="preserve">which take quite a lot of time to train one ticker. </w:t>
      </w:r>
    </w:p>
    <w:p w14:paraId="20210AAA" w14:textId="77777777" w:rsidR="00A47E2D" w:rsidRDefault="00A47E2D" w:rsidP="00457B44">
      <w:pPr>
        <w:keepNext/>
        <w:jc w:val="center"/>
      </w:pPr>
      <w:r>
        <w:rPr>
          <w:noProof/>
        </w:rPr>
        <w:drawing>
          <wp:inline distT="0" distB="0" distL="0" distR="0" wp14:anchorId="1E85777A" wp14:editId="75C5CFF8">
            <wp:extent cx="3496452" cy="2908300"/>
            <wp:effectExtent l="0" t="0" r="8890" b="6350"/>
            <wp:docPr id="571500375" name="Picture 7"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00375" name="Picture 7" descr="A graph of a graph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10325" cy="2919839"/>
                    </a:xfrm>
                    <a:prstGeom prst="rect">
                      <a:avLst/>
                    </a:prstGeom>
                  </pic:spPr>
                </pic:pic>
              </a:graphicData>
            </a:graphic>
          </wp:inline>
        </w:drawing>
      </w:r>
    </w:p>
    <w:p w14:paraId="448E71E2" w14:textId="41C5CD5F" w:rsidR="002D1751" w:rsidRPr="002D1751" w:rsidRDefault="00A47E2D" w:rsidP="00A47E2D">
      <w:pPr>
        <w:pStyle w:val="Caption"/>
        <w:jc w:val="center"/>
      </w:pPr>
      <w:bookmarkStart w:id="54" w:name="_Toc209559366"/>
      <w:r>
        <w:t xml:space="preserve">Figure </w:t>
      </w:r>
      <w:r>
        <w:fldChar w:fldCharType="begin"/>
      </w:r>
      <w:r>
        <w:instrText xml:space="preserve"> SEQ Figure \* ARABIC </w:instrText>
      </w:r>
      <w:r>
        <w:fldChar w:fldCharType="separate"/>
      </w:r>
      <w:r w:rsidR="00BA62BA">
        <w:rPr>
          <w:noProof/>
        </w:rPr>
        <w:t>11</w:t>
      </w:r>
      <w:r>
        <w:fldChar w:fldCharType="end"/>
      </w:r>
      <w:r w:rsidR="00183EED">
        <w:t>.</w:t>
      </w:r>
      <w:r>
        <w:t xml:space="preserve"> Transformer learning curve</w:t>
      </w:r>
      <w:bookmarkEnd w:id="54"/>
    </w:p>
    <w:p w14:paraId="044A861C" w14:textId="3CB4C61E" w:rsidR="005E06AF" w:rsidRPr="00BA2756" w:rsidRDefault="005E06AF" w:rsidP="00EC6043">
      <w:pPr>
        <w:pStyle w:val="ListParagraph"/>
        <w:numPr>
          <w:ilvl w:val="0"/>
          <w:numId w:val="12"/>
        </w:numPr>
        <w:tabs>
          <w:tab w:val="clear" w:pos="720"/>
        </w:tabs>
        <w:spacing w:after="60"/>
        <w:ind w:left="273" w:hanging="187"/>
        <w:contextualSpacing w:val="0"/>
        <w:rPr>
          <w:rFonts w:eastAsia="Times New Roman" w:cs="Times New Roman"/>
          <w:lang w:val="en-US"/>
        </w:rPr>
      </w:pPr>
      <w:r w:rsidRPr="00BA2756">
        <w:rPr>
          <w:rFonts w:eastAsia="Times New Roman" w:cs="Times New Roman"/>
          <w:b/>
          <w:lang w:val="en-US"/>
        </w:rPr>
        <w:t>Threshold and Horizon Sensitivity</w:t>
      </w:r>
      <w:r w:rsidR="009222E1">
        <w:rPr>
          <w:rFonts w:eastAsia="Times New Roman" w:cs="Times New Roman"/>
          <w:b/>
          <w:lang w:val="en-US"/>
        </w:rPr>
        <w:t>:</w:t>
      </w:r>
      <w:r w:rsidRPr="00BA2756">
        <w:rPr>
          <w:rFonts w:eastAsia="Times New Roman" w:cs="Times New Roman"/>
          <w:lang w:val="en-US"/>
        </w:rPr>
        <w:t xml:space="preserve"> Sensitivity experiments with classification thresholds demonstrated that lowering the threshold to 0.3% improved recall of bullish/bearish classes at the cost of higher false signal rates, while raising it to 1.0% produced fewer but more reliable predictions. Comparative analysis of prediction horizons showed that the chosen three-day horizon balanced accuracy and signal usefulness: one-day predictions were more precise but less informative, while five-day horizons suffered from accuracy decay due to compounding uncertainty.</w:t>
      </w:r>
    </w:p>
    <w:p w14:paraId="163F9086" w14:textId="7E5E431A" w:rsidR="00581E6A" w:rsidRPr="009222E1" w:rsidRDefault="005E06AF" w:rsidP="009222E1">
      <w:pPr>
        <w:pStyle w:val="ListParagraph"/>
        <w:numPr>
          <w:ilvl w:val="0"/>
          <w:numId w:val="12"/>
        </w:numPr>
        <w:tabs>
          <w:tab w:val="clear" w:pos="720"/>
        </w:tabs>
        <w:spacing w:before="100" w:beforeAutospacing="1" w:after="120"/>
        <w:ind w:left="273" w:hanging="187"/>
        <w:contextualSpacing w:val="0"/>
        <w:rPr>
          <w:rFonts w:eastAsia="Times New Roman" w:cs="Times New Roman"/>
          <w:lang w:val="en-US"/>
        </w:rPr>
      </w:pPr>
      <w:r w:rsidRPr="00BA2756">
        <w:rPr>
          <w:rFonts w:eastAsia="Times New Roman" w:cs="Times New Roman"/>
          <w:b/>
          <w:lang w:val="en-US"/>
        </w:rPr>
        <w:t>Comparative Benchmarks</w:t>
      </w:r>
      <w:r w:rsidR="009222E1">
        <w:rPr>
          <w:rFonts w:eastAsia="Times New Roman" w:cs="Times New Roman"/>
          <w:b/>
          <w:lang w:val="en-US"/>
        </w:rPr>
        <w:t>:</w:t>
      </w:r>
      <w:r w:rsidRPr="00BA2756">
        <w:rPr>
          <w:rFonts w:eastAsia="Times New Roman" w:cs="Times New Roman"/>
          <w:lang w:val="en-US"/>
        </w:rPr>
        <w:t xml:space="preserve"> </w:t>
      </w:r>
      <w:r w:rsidR="00CD7071" w:rsidRPr="009222E1">
        <w:rPr>
          <w:rFonts w:eastAsia="Times New Roman" w:cs="Times New Roman"/>
          <w:lang w:val="en-US"/>
        </w:rPr>
        <w:t>In summary, Transformer</w:t>
      </w:r>
      <w:r w:rsidR="004B63FF" w:rsidRPr="009222E1">
        <w:rPr>
          <w:rFonts w:eastAsia="Times New Roman" w:cs="Times New Roman"/>
          <w:lang w:val="en-US"/>
        </w:rPr>
        <w:t xml:space="preserve"> with decomposition</w:t>
      </w:r>
      <w:r w:rsidR="00CD7071" w:rsidRPr="009222E1">
        <w:rPr>
          <w:rFonts w:eastAsia="Times New Roman" w:cs="Times New Roman"/>
          <w:lang w:val="en-US"/>
        </w:rPr>
        <w:t xml:space="preserve"> </w:t>
      </w:r>
      <w:r w:rsidR="00132277" w:rsidRPr="009222E1">
        <w:rPr>
          <w:rFonts w:eastAsia="Times New Roman" w:cs="Times New Roman"/>
          <w:lang w:val="en-US"/>
        </w:rPr>
        <w:t xml:space="preserve">proves to be </w:t>
      </w:r>
      <w:r w:rsidR="00D16E25" w:rsidRPr="009222E1">
        <w:rPr>
          <w:rFonts w:eastAsia="Times New Roman" w:cs="Times New Roman"/>
          <w:lang w:val="en-US"/>
        </w:rPr>
        <w:t xml:space="preserve">effectively achieve </w:t>
      </w:r>
      <w:r w:rsidR="008F667E" w:rsidRPr="009222E1">
        <w:rPr>
          <w:rFonts w:eastAsia="Times New Roman" w:cs="Times New Roman"/>
          <w:lang w:val="en-US"/>
        </w:rPr>
        <w:t xml:space="preserve">the accuracy of about </w:t>
      </w:r>
      <w:r w:rsidR="004B0566" w:rsidRPr="009222E1">
        <w:rPr>
          <w:rFonts w:eastAsia="Times New Roman" w:cs="Times New Roman"/>
          <w:lang w:val="en-US"/>
        </w:rPr>
        <w:t>58%</w:t>
      </w:r>
      <w:r w:rsidR="00B5262E" w:rsidRPr="009222E1">
        <w:rPr>
          <w:rFonts w:eastAsia="Times New Roman" w:cs="Times New Roman"/>
          <w:lang w:val="en-US"/>
        </w:rPr>
        <w:t xml:space="preserve"> with sentiment score. However, </w:t>
      </w:r>
      <w:r w:rsidR="004B63FF" w:rsidRPr="009222E1">
        <w:rPr>
          <w:rFonts w:eastAsia="Times New Roman" w:cs="Times New Roman"/>
          <w:lang w:val="en-US"/>
        </w:rPr>
        <w:t>MEMD–AO–LSTM configuration consistently outperformed random guessing at about 63%, with some can reach roughly</w:t>
      </w:r>
      <w:r w:rsidR="00D50734" w:rsidRPr="009222E1">
        <w:rPr>
          <w:rFonts w:eastAsia="Times New Roman" w:cs="Times New Roman"/>
          <w:lang w:val="en-US"/>
        </w:rPr>
        <w:t xml:space="preserve"> 77%</w:t>
      </w:r>
      <w:r w:rsidR="00B11CBF">
        <w:rPr>
          <w:rFonts w:eastAsia="Times New Roman" w:cs="Times New Roman"/>
          <w:lang w:val="en-US"/>
        </w:rPr>
        <w:t xml:space="preserve"> in</w:t>
      </w:r>
      <w:r w:rsidR="004B63FF" w:rsidRPr="009222E1">
        <w:rPr>
          <w:rFonts w:eastAsia="Times New Roman" w:cs="Times New Roman"/>
          <w:lang w:val="en-US"/>
        </w:rPr>
        <w:t xml:space="preserve"> class prediction.</w:t>
      </w:r>
      <w:r w:rsidR="00D70AF3">
        <w:rPr>
          <w:rFonts w:eastAsia="Times New Roman" w:cs="Times New Roman"/>
          <w:lang w:val="en-US"/>
        </w:rPr>
        <w:t xml:space="preserve"> However, certain issues regarding class imbalance might occur, so proper data handling </w:t>
      </w:r>
      <w:r w:rsidR="00542ECC">
        <w:rPr>
          <w:rFonts w:eastAsia="Times New Roman" w:cs="Times New Roman"/>
          <w:lang w:val="en-US"/>
        </w:rPr>
        <w:t>must</w:t>
      </w:r>
      <w:r w:rsidR="00D70AF3">
        <w:rPr>
          <w:rFonts w:eastAsia="Times New Roman" w:cs="Times New Roman"/>
          <w:lang w:val="en-US"/>
        </w:rPr>
        <w:t xml:space="preserve"> be done to avoid this issue when generalizing the pipeline for 500 ticker</w:t>
      </w:r>
      <w:r w:rsidR="00B11CBF">
        <w:rPr>
          <w:rFonts w:eastAsia="Times New Roman" w:cs="Times New Roman"/>
          <w:lang w:val="en-US"/>
        </w:rPr>
        <w:t>s</w:t>
      </w:r>
      <w:r w:rsidR="00D70AF3">
        <w:rPr>
          <w:rFonts w:eastAsia="Times New Roman" w:cs="Times New Roman"/>
          <w:lang w:val="en-US"/>
        </w:rPr>
        <w:t>.</w:t>
      </w:r>
      <w:r w:rsidR="004B63FF" w:rsidRPr="009222E1">
        <w:rPr>
          <w:rFonts w:eastAsia="Times New Roman" w:cs="Times New Roman"/>
          <w:lang w:val="en-US"/>
        </w:rPr>
        <w:t xml:space="preserve"> The per-ticker LSTM approach adopted here therefore represents a pragmatic balance, trading some accuracy for scalability in a system that manages 500 independent models.</w:t>
      </w:r>
    </w:p>
    <w:p w14:paraId="293A6465" w14:textId="2A420C38" w:rsidR="00FA5780" w:rsidRPr="00FA5780" w:rsidRDefault="00FA5780" w:rsidP="00CA20EA">
      <w:pPr>
        <w:pStyle w:val="Heading2"/>
        <w:spacing w:before="0" w:after="120"/>
        <w:rPr>
          <w:lang w:val="en-US"/>
        </w:rPr>
      </w:pPr>
      <w:bookmarkStart w:id="55" w:name="_Toc209562173"/>
      <w:r w:rsidRPr="00FA5780">
        <w:rPr>
          <w:lang w:val="en-US"/>
        </w:rPr>
        <w:lastRenderedPageBreak/>
        <w:t xml:space="preserve">Discussion of Project Issues </w:t>
      </w:r>
      <w:r w:rsidR="00286774">
        <w:rPr>
          <w:lang w:val="en-US"/>
        </w:rPr>
        <w:t>&amp;</w:t>
      </w:r>
      <w:r w:rsidRPr="00FA5780">
        <w:rPr>
          <w:lang w:val="en-US"/>
        </w:rPr>
        <w:t xml:space="preserve"> Limitations</w:t>
      </w:r>
      <w:bookmarkEnd w:id="55"/>
    </w:p>
    <w:p w14:paraId="402A3748" w14:textId="201051C5" w:rsidR="00FA5780" w:rsidRPr="00FA5780" w:rsidRDefault="00FA5780" w:rsidP="00611C2A">
      <w:pPr>
        <w:rPr>
          <w:lang w:val="en-US"/>
        </w:rPr>
      </w:pPr>
      <w:r w:rsidRPr="00FA5780">
        <w:rPr>
          <w:lang w:val="en-US"/>
        </w:rPr>
        <w:t xml:space="preserve">While the FinVision project successfully achieved its refined objectives and delivered a high-performing prototype, a critical analysis reveals several inherent limitations that must be addressed for the platform to evolve into a commercially viable and scalable product. These issues are not failures of the </w:t>
      </w:r>
      <w:r w:rsidR="006231FD" w:rsidRPr="00FA5780">
        <w:rPr>
          <w:lang w:val="en-US"/>
        </w:rPr>
        <w:t>project</w:t>
      </w:r>
      <w:r w:rsidRPr="00FA5780">
        <w:rPr>
          <w:lang w:val="en-US"/>
        </w:rPr>
        <w:t xml:space="preserve"> but</w:t>
      </w:r>
      <w:r w:rsidR="006231FD">
        <w:rPr>
          <w:lang w:val="en-US"/>
        </w:rPr>
        <w:t xml:space="preserve"> are</w:t>
      </w:r>
      <w:r w:rsidRPr="00FA5780">
        <w:rPr>
          <w:lang w:val="en-US"/>
        </w:rPr>
        <w:t xml:space="preserve"> direct consequences of the strategic trade-offs made to manage scope, budget, and complexity.</w:t>
      </w:r>
    </w:p>
    <w:p w14:paraId="2E978EAA" w14:textId="22DEBE68" w:rsidR="00FA5780" w:rsidRDefault="00FA5780" w:rsidP="00B42FAC">
      <w:pPr>
        <w:pStyle w:val="Heading3"/>
        <w:spacing w:before="120" w:after="120"/>
        <w:rPr>
          <w:lang w:val="en-US"/>
        </w:rPr>
      </w:pPr>
      <w:bookmarkStart w:id="56" w:name="_Toc209562174"/>
      <w:r w:rsidRPr="00FA5780">
        <w:rPr>
          <w:lang w:val="en-US"/>
        </w:rPr>
        <w:t>The Scalability and Cost Dilemma</w:t>
      </w:r>
      <w:bookmarkEnd w:id="56"/>
    </w:p>
    <w:p w14:paraId="6E77F8F1" w14:textId="35D28471" w:rsidR="00EC0310" w:rsidRPr="00FA5780" w:rsidRDefault="00EC0310" w:rsidP="00B42FAC">
      <w:pPr>
        <w:spacing w:after="120"/>
        <w:rPr>
          <w:lang w:val="en-US"/>
        </w:rPr>
      </w:pPr>
      <w:r w:rsidRPr="00EC0310">
        <w:t>The project</w:t>
      </w:r>
      <w:r w:rsidR="00C55491">
        <w:t>’</w:t>
      </w:r>
      <w:r w:rsidRPr="00EC0310">
        <w:t>s most significant limitation stems from the substantial financial and computational costs associated with its core technology: the reliance on a premium, proprietary LLM like Google</w:t>
      </w:r>
      <w:r w:rsidR="00C55491">
        <w:t>’</w:t>
      </w:r>
      <w:r w:rsidRPr="00EC0310">
        <w:t>s Gemini.</w:t>
      </w:r>
    </w:p>
    <w:p w14:paraId="0E8D79ED" w14:textId="760D33D7" w:rsidR="00FA5780" w:rsidRPr="00FA5780" w:rsidRDefault="003F7B51" w:rsidP="00B42FAC">
      <w:pPr>
        <w:numPr>
          <w:ilvl w:val="0"/>
          <w:numId w:val="7"/>
        </w:numPr>
        <w:tabs>
          <w:tab w:val="clear" w:pos="720"/>
        </w:tabs>
        <w:spacing w:after="60"/>
        <w:ind w:left="273" w:hanging="187"/>
        <w:rPr>
          <w:lang w:val="en-US"/>
        </w:rPr>
      </w:pPr>
      <w:r w:rsidRPr="003F7B51">
        <w:rPr>
          <w:b/>
          <w:bCs/>
        </w:rPr>
        <w:t>Manifestation</w:t>
      </w:r>
      <w:r w:rsidR="00FA5780" w:rsidRPr="00FA5780">
        <w:rPr>
          <w:b/>
          <w:bCs/>
          <w:lang w:val="en-US"/>
        </w:rPr>
        <w:t>:</w:t>
      </w:r>
      <w:r w:rsidR="00FA5780" w:rsidRPr="00FA5780">
        <w:rPr>
          <w:lang w:val="en-US"/>
        </w:rPr>
        <w:t xml:space="preserve"> The high-performance model, which leverages nuanced sentiment analysis, is only operational for a curated list of 10 stocks. This creates a </w:t>
      </w:r>
      <w:r w:rsidR="00E05BC6">
        <w:rPr>
          <w:lang w:val="en-US"/>
        </w:rPr>
        <w:t>“</w:t>
      </w:r>
      <w:r w:rsidR="00FA5780" w:rsidRPr="00FA5780">
        <w:rPr>
          <w:lang w:val="en-US"/>
        </w:rPr>
        <w:t>two-tiered</w:t>
      </w:r>
      <w:r w:rsidR="00E05BC6">
        <w:rPr>
          <w:lang w:val="en-US"/>
        </w:rPr>
        <w:t>”</w:t>
      </w:r>
      <w:r w:rsidR="00FA5780" w:rsidRPr="00FA5780">
        <w:rPr>
          <w:lang w:val="en-US"/>
        </w:rPr>
        <w:t xml:space="preserve"> system where the platform</w:t>
      </w:r>
      <w:r w:rsidR="00C55491">
        <w:rPr>
          <w:lang w:val="en-US"/>
        </w:rPr>
        <w:t>’</w:t>
      </w:r>
      <w:r w:rsidR="00FA5780" w:rsidRPr="00FA5780">
        <w:rPr>
          <w:lang w:val="en-US"/>
        </w:rPr>
        <w:t xml:space="preserve">s premier feature is unavailable for </w:t>
      </w:r>
      <w:r w:rsidR="00B42FAC" w:rsidRPr="00FA5780">
        <w:rPr>
          <w:lang w:val="en-US"/>
        </w:rPr>
        <w:t>most</w:t>
      </w:r>
      <w:r w:rsidR="00FA5780" w:rsidRPr="00FA5780">
        <w:rPr>
          <w:lang w:val="en-US"/>
        </w:rPr>
        <w:t xml:space="preserve"> of the market. </w:t>
      </w:r>
      <w:r w:rsidR="00B42FAC">
        <w:rPr>
          <w:lang w:val="en-US"/>
        </w:rPr>
        <w:t>Therefore</w:t>
      </w:r>
      <w:r w:rsidR="00D47245">
        <w:rPr>
          <w:lang w:val="en-US"/>
        </w:rPr>
        <w:t>, t</w:t>
      </w:r>
      <w:r w:rsidR="00FA5780" w:rsidRPr="00FA5780">
        <w:rPr>
          <w:lang w:val="en-US"/>
        </w:rPr>
        <w:t>his restricts the platform</w:t>
      </w:r>
      <w:r w:rsidR="00C55491">
        <w:rPr>
          <w:lang w:val="en-US"/>
        </w:rPr>
        <w:t>’</w:t>
      </w:r>
      <w:r w:rsidR="00FA5780" w:rsidRPr="00FA5780">
        <w:rPr>
          <w:lang w:val="en-US"/>
        </w:rPr>
        <w:t>s utility and creates an inconsistent user experience.</w:t>
      </w:r>
    </w:p>
    <w:p w14:paraId="648B4260" w14:textId="6E968392" w:rsidR="00FA5780" w:rsidRDefault="00273218" w:rsidP="00B42FAC">
      <w:pPr>
        <w:numPr>
          <w:ilvl w:val="0"/>
          <w:numId w:val="7"/>
        </w:numPr>
        <w:tabs>
          <w:tab w:val="clear" w:pos="720"/>
        </w:tabs>
        <w:spacing w:after="120"/>
        <w:ind w:left="273" w:hanging="187"/>
        <w:rPr>
          <w:lang w:val="en-US"/>
        </w:rPr>
      </w:pPr>
      <w:r w:rsidRPr="00273218">
        <w:rPr>
          <w:b/>
          <w:bCs/>
        </w:rPr>
        <w:t>Strategic Implication</w:t>
      </w:r>
      <w:r w:rsidR="00FA5780" w:rsidRPr="00FA5780">
        <w:rPr>
          <w:b/>
          <w:bCs/>
          <w:lang w:val="en-US"/>
        </w:rPr>
        <w:t>:</w:t>
      </w:r>
      <w:r w:rsidR="00FA5780" w:rsidRPr="00FA5780">
        <w:rPr>
          <w:lang w:val="en-US"/>
        </w:rPr>
        <w:t xml:space="preserve"> The financial and computational cost of running the Gemini LLM pipeline at scale is prohibitive. Processing and </w:t>
      </w:r>
      <w:proofErr w:type="spellStart"/>
      <w:r w:rsidR="00FA5780" w:rsidRPr="00FA5780">
        <w:rPr>
          <w:lang w:val="en-US"/>
        </w:rPr>
        <w:t>analy</w:t>
      </w:r>
      <w:r w:rsidR="00B01956">
        <w:rPr>
          <w:lang w:val="en-US"/>
        </w:rPr>
        <w:t>s</w:t>
      </w:r>
      <w:r w:rsidR="00FA5780" w:rsidRPr="00FA5780">
        <w:rPr>
          <w:lang w:val="en-US"/>
        </w:rPr>
        <w:t>ing</w:t>
      </w:r>
      <w:proofErr w:type="spellEnd"/>
      <w:r w:rsidR="00FA5780" w:rsidRPr="00FA5780">
        <w:rPr>
          <w:lang w:val="en-US"/>
        </w:rPr>
        <w:t xml:space="preserve"> the vast volume of news required to cover the entire S&amp;P 500, let alone the broader market, would lead to unsustainable operational expenses. This presents a direct conflict between the platform</w:t>
      </w:r>
      <w:r w:rsidR="00C55491">
        <w:rPr>
          <w:lang w:val="en-US"/>
        </w:rPr>
        <w:t>’</w:t>
      </w:r>
      <w:r w:rsidR="00FA5780" w:rsidRPr="00FA5780">
        <w:rPr>
          <w:lang w:val="en-US"/>
        </w:rPr>
        <w:t>s most powerful feature and its ability to scale.</w:t>
      </w:r>
    </w:p>
    <w:p w14:paraId="734311FD" w14:textId="4354568D" w:rsidR="006A4EDD" w:rsidRPr="003F5786" w:rsidRDefault="003F5786" w:rsidP="00B42FAC">
      <w:pPr>
        <w:pStyle w:val="Heading3"/>
        <w:spacing w:before="0" w:after="120"/>
      </w:pPr>
      <w:bookmarkStart w:id="57" w:name="_Toc209562175"/>
      <w:r w:rsidRPr="003F5786">
        <w:t>Mismatched Data Latency and Inflexible Forecast Horizon</w:t>
      </w:r>
      <w:bookmarkEnd w:id="57"/>
    </w:p>
    <w:p w14:paraId="7820CE92" w14:textId="0A7DE46C" w:rsidR="00DC07F8" w:rsidRDefault="00DC07F8" w:rsidP="00B42FAC">
      <w:pPr>
        <w:spacing w:after="120"/>
      </w:pPr>
      <w:r w:rsidRPr="00DC07F8">
        <w:t>The platform</w:t>
      </w:r>
      <w:r w:rsidR="00C55491">
        <w:t>’</w:t>
      </w:r>
      <w:r w:rsidRPr="00DC07F8">
        <w:t>s practical utility for investors is significantly constrained by two interconnected temporal issues that affect the timeliness and relevance of its predictions.</w:t>
      </w:r>
    </w:p>
    <w:p w14:paraId="2C3D475D" w14:textId="07448277" w:rsidR="006A1835" w:rsidRPr="006A1835" w:rsidRDefault="006A1835" w:rsidP="00B42FAC">
      <w:pPr>
        <w:pStyle w:val="ListParagraph"/>
        <w:numPr>
          <w:ilvl w:val="0"/>
          <w:numId w:val="13"/>
        </w:numPr>
        <w:spacing w:after="60"/>
        <w:ind w:left="273" w:hanging="187"/>
        <w:contextualSpacing w:val="0"/>
      </w:pPr>
      <w:r w:rsidRPr="006A1835">
        <w:rPr>
          <w:b/>
          <w:bCs/>
        </w:rPr>
        <w:t>Manifestation</w:t>
      </w:r>
      <w:r w:rsidRPr="006A1835">
        <w:t>: The platform</w:t>
      </w:r>
      <w:r w:rsidR="00C55491">
        <w:t>’</w:t>
      </w:r>
      <w:r w:rsidRPr="006A1835">
        <w:t xml:space="preserve">s operational limitations are twofold. First, it operates on a delayed data ingestion cycle, rendering it blind to intraday market movements. Second, it employs a rigid 3-day prediction horizon, an inflexible window that fails to meet diverse user needs. </w:t>
      </w:r>
      <w:r w:rsidR="00B24DFE">
        <w:t>To be detailed, t</w:t>
      </w:r>
      <w:r w:rsidRPr="006A1835">
        <w:t xml:space="preserve">his fixed forecast </w:t>
      </w:r>
      <w:r w:rsidR="00B24DFE">
        <w:t>might be</w:t>
      </w:r>
      <w:r w:rsidRPr="006A1835">
        <w:t xml:space="preserve"> too long for tactical traders requiring intraday signals, yet simultaneously too short for strategic swing traders or investors evaluating weekly or longer-term trends. This creates a critical dissonance where immediate, short-term forecasts are generated using non-immediate data, a structure that is misaligned with the requirements of multiple key investor profiles.</w:t>
      </w:r>
    </w:p>
    <w:p w14:paraId="45E782CB" w14:textId="07B126AB" w:rsidR="006A1835" w:rsidRPr="006A1835" w:rsidRDefault="006A1835" w:rsidP="00B42FAC">
      <w:pPr>
        <w:pStyle w:val="ListParagraph"/>
        <w:numPr>
          <w:ilvl w:val="0"/>
          <w:numId w:val="13"/>
        </w:numPr>
        <w:spacing w:after="60"/>
        <w:ind w:left="273" w:hanging="187"/>
        <w:contextualSpacing w:val="0"/>
      </w:pPr>
      <w:r w:rsidRPr="006A1835">
        <w:rPr>
          <w:b/>
          <w:bCs/>
        </w:rPr>
        <w:t>Strategic Implication</w:t>
      </w:r>
      <w:r w:rsidRPr="006A1835">
        <w:t>: This combination severely restricts the platform</w:t>
      </w:r>
      <w:r w:rsidR="00C55491">
        <w:t>’</w:t>
      </w:r>
      <w:r w:rsidRPr="006A1835">
        <w:t>s addressable market and utility. The lack of real-time data alienates short-term traders, while the insufficient 3-day forecast window fails to provide value for longer-term investors. This positions FinVision in an awkward middle ground, unable to fully serve any specific trading or investment strategy effectively. The primary risk is a product-market misalignment that limits user adoption and daily engagement. Furthermore, providing short-term guidance based on latent data introduces a significant risk of issuing outdated predictions, which could mislead users and irreparably damage the platform</w:t>
      </w:r>
      <w:r w:rsidR="00C55491">
        <w:t>’</w:t>
      </w:r>
      <w:r w:rsidRPr="006A1835">
        <w:t>s credibility and user trust.</w:t>
      </w:r>
    </w:p>
    <w:p w14:paraId="4018BC65" w14:textId="7D44AD88" w:rsidR="006A4EDD" w:rsidRPr="006A4EDD" w:rsidRDefault="006A4EDD" w:rsidP="00B42FAC">
      <w:pPr>
        <w:pStyle w:val="Heading3"/>
        <w:spacing w:before="120" w:after="120"/>
        <w:rPr>
          <w:lang w:val="en-US"/>
        </w:rPr>
      </w:pPr>
      <w:bookmarkStart w:id="58" w:name="_Toc209562176"/>
      <w:r w:rsidRPr="006A4EDD">
        <w:rPr>
          <w:lang w:val="en-US"/>
        </w:rPr>
        <w:t>The Risk of Model Performance Degradation (Model Drift)</w:t>
      </w:r>
      <w:bookmarkEnd w:id="58"/>
    </w:p>
    <w:p w14:paraId="100037C0" w14:textId="77777777" w:rsidR="006A4EDD" w:rsidRPr="006A4EDD" w:rsidRDefault="006A4EDD" w:rsidP="00B42FAC">
      <w:pPr>
        <w:spacing w:after="120"/>
        <w:rPr>
          <w:lang w:val="en-US"/>
        </w:rPr>
      </w:pPr>
      <w:r w:rsidRPr="006A4EDD">
        <w:rPr>
          <w:lang w:val="en-US"/>
        </w:rPr>
        <w:t>The models were trained and validated on a specific historical dataset. However, financial markets are non-stationary systems, meaning their underlying statistical properties and patterns change over time.</w:t>
      </w:r>
    </w:p>
    <w:p w14:paraId="7367780B" w14:textId="3BBB834D" w:rsidR="006A4EDD" w:rsidRPr="006A4EDD" w:rsidRDefault="00312E90" w:rsidP="00B42FAC">
      <w:pPr>
        <w:numPr>
          <w:ilvl w:val="0"/>
          <w:numId w:val="8"/>
        </w:numPr>
        <w:tabs>
          <w:tab w:val="clear" w:pos="720"/>
        </w:tabs>
        <w:ind w:left="270" w:hanging="180"/>
        <w:rPr>
          <w:lang w:val="en-US"/>
        </w:rPr>
      </w:pPr>
      <w:r w:rsidRPr="006A1835">
        <w:rPr>
          <w:b/>
          <w:bCs/>
        </w:rPr>
        <w:t>Manifestation</w:t>
      </w:r>
      <w:r w:rsidR="006A4EDD" w:rsidRPr="006A4EDD">
        <w:rPr>
          <w:b/>
          <w:bCs/>
          <w:lang w:val="en-US"/>
        </w:rPr>
        <w:t>:</w:t>
      </w:r>
      <w:r w:rsidR="006A4EDD" w:rsidRPr="006A4EDD">
        <w:rPr>
          <w:lang w:val="en-US"/>
        </w:rPr>
        <w:t> </w:t>
      </w:r>
      <w:r w:rsidR="00FF0746">
        <w:rPr>
          <w:lang w:val="en-US"/>
        </w:rPr>
        <w:t>FinVision</w:t>
      </w:r>
      <w:r w:rsidR="006A4EDD" w:rsidRPr="006A4EDD">
        <w:rPr>
          <w:lang w:val="en-US"/>
        </w:rPr>
        <w:t xml:space="preserve"> project currently lacks an automated Machine Learning Operations</w:t>
      </w:r>
      <w:r w:rsidR="00FF0746">
        <w:rPr>
          <w:lang w:val="en-US"/>
        </w:rPr>
        <w:t xml:space="preserve"> (</w:t>
      </w:r>
      <w:proofErr w:type="spellStart"/>
      <w:r w:rsidR="00FF0746">
        <w:rPr>
          <w:lang w:val="en-US"/>
        </w:rPr>
        <w:t>MLOps</w:t>
      </w:r>
      <w:proofErr w:type="spellEnd"/>
      <w:r w:rsidR="00FF0746">
        <w:rPr>
          <w:lang w:val="en-US"/>
        </w:rPr>
        <w:t xml:space="preserve">) </w:t>
      </w:r>
      <w:r w:rsidR="006A4EDD" w:rsidRPr="006A4EDD">
        <w:rPr>
          <w:lang w:val="en-US"/>
        </w:rPr>
        <w:t xml:space="preserve">framework for monitoring and retraining its models. Over time, the phenomenon known as </w:t>
      </w:r>
      <w:r w:rsidR="00C55491">
        <w:rPr>
          <w:lang w:val="en-US"/>
        </w:rPr>
        <w:t>“</w:t>
      </w:r>
      <w:r w:rsidR="006A4EDD" w:rsidRPr="006A4EDD">
        <w:rPr>
          <w:lang w:val="en-US"/>
        </w:rPr>
        <w:t>model drift</w:t>
      </w:r>
      <w:r w:rsidR="00C55491">
        <w:rPr>
          <w:lang w:val="en-US"/>
        </w:rPr>
        <w:t>”</w:t>
      </w:r>
      <w:r w:rsidR="006A4EDD" w:rsidRPr="006A4EDD">
        <w:rPr>
          <w:lang w:val="en-US"/>
        </w:rPr>
        <w:t xml:space="preserve"> will inevitably occur, where the model</w:t>
      </w:r>
      <w:r w:rsidR="00C55491">
        <w:rPr>
          <w:lang w:val="en-US"/>
        </w:rPr>
        <w:t>’</w:t>
      </w:r>
      <w:r w:rsidR="006A4EDD" w:rsidRPr="006A4EDD">
        <w:rPr>
          <w:lang w:val="en-US"/>
        </w:rPr>
        <w:t>s predictive accuracy degrades as it encounters new market conditions it was not trained on.</w:t>
      </w:r>
    </w:p>
    <w:p w14:paraId="63754025" w14:textId="511154F4" w:rsidR="006A4EDD" w:rsidRDefault="00312E90" w:rsidP="00B42FAC">
      <w:pPr>
        <w:numPr>
          <w:ilvl w:val="0"/>
          <w:numId w:val="8"/>
        </w:numPr>
        <w:tabs>
          <w:tab w:val="clear" w:pos="720"/>
        </w:tabs>
        <w:ind w:left="270" w:hanging="180"/>
        <w:rPr>
          <w:lang w:val="en-US"/>
        </w:rPr>
      </w:pPr>
      <w:r w:rsidRPr="006A1835">
        <w:rPr>
          <w:b/>
          <w:bCs/>
        </w:rPr>
        <w:t>Strategic Implication</w:t>
      </w:r>
      <w:r w:rsidR="006A4EDD" w:rsidRPr="006A4EDD">
        <w:rPr>
          <w:b/>
          <w:bCs/>
          <w:lang w:val="en-US"/>
        </w:rPr>
        <w:t>:</w:t>
      </w:r>
      <w:r w:rsidR="006A4EDD" w:rsidRPr="006A4EDD">
        <w:rPr>
          <w:lang w:val="en-US"/>
        </w:rPr>
        <w:t> Without a system for continuous monitoring and periodic retraining, the impressive 63% accuracy is a perishable achievement. The model</w:t>
      </w:r>
      <w:r w:rsidR="00C55491">
        <w:rPr>
          <w:lang w:val="en-US"/>
        </w:rPr>
        <w:t>’</w:t>
      </w:r>
      <w:r w:rsidR="006A4EDD" w:rsidRPr="006A4EDD">
        <w:rPr>
          <w:lang w:val="en-US"/>
        </w:rPr>
        <w:t>s reliability will decrease, eventually rendering its predictions no better than random chance and eroding user trust.</w:t>
      </w:r>
    </w:p>
    <w:p w14:paraId="205CE01B" w14:textId="2F040DC8" w:rsidR="00EC7AED" w:rsidRDefault="006D6F2F" w:rsidP="00B42FAC">
      <w:pPr>
        <w:pStyle w:val="Heading3"/>
        <w:spacing w:before="120" w:after="120"/>
        <w:rPr>
          <w:lang w:val="en-US"/>
        </w:rPr>
      </w:pPr>
      <w:r w:rsidRPr="006D6F2F">
        <w:rPr>
          <w:lang w:val="en-US"/>
        </w:rPr>
        <w:t xml:space="preserve">Suboptimal Model Formulation </w:t>
      </w:r>
      <w:r w:rsidR="00104698">
        <w:rPr>
          <w:lang w:val="en-US"/>
        </w:rPr>
        <w:t xml:space="preserve">&amp; </w:t>
      </w:r>
      <w:r w:rsidRPr="006D6F2F">
        <w:rPr>
          <w:lang w:val="en-US"/>
        </w:rPr>
        <w:t>Lack of Actionability</w:t>
      </w:r>
    </w:p>
    <w:p w14:paraId="0F24081F" w14:textId="6EE3BC8F" w:rsidR="00711190" w:rsidRPr="00711190" w:rsidRDefault="00711190" w:rsidP="00B42FAC">
      <w:pPr>
        <w:pStyle w:val="ListParagraph"/>
        <w:numPr>
          <w:ilvl w:val="0"/>
          <w:numId w:val="14"/>
        </w:numPr>
        <w:spacing w:after="60"/>
        <w:ind w:left="270" w:hanging="180"/>
      </w:pPr>
      <w:r w:rsidRPr="00711190">
        <w:rPr>
          <w:b/>
          <w:bCs/>
        </w:rPr>
        <w:t>Manifestation</w:t>
      </w:r>
      <w:r w:rsidRPr="00711190">
        <w:t>: The stock trend model employs a three-class (</w:t>
      </w:r>
      <w:r w:rsidR="002402E3">
        <w:t>“</w:t>
      </w:r>
      <w:r>
        <w:t>Bearish</w:t>
      </w:r>
      <w:r w:rsidR="002402E3">
        <w:t>”</w:t>
      </w:r>
      <w:r w:rsidRPr="00711190">
        <w:t xml:space="preserve">, </w:t>
      </w:r>
      <w:r w:rsidR="002402E3">
        <w:t>“</w:t>
      </w:r>
      <w:r>
        <w:t>Bullish</w:t>
      </w:r>
      <w:r w:rsidR="002402E3">
        <w:t>” and</w:t>
      </w:r>
      <w:r w:rsidRPr="00711190">
        <w:t xml:space="preserve"> </w:t>
      </w:r>
      <w:r w:rsidR="002402E3">
        <w:t>“</w:t>
      </w:r>
      <w:r>
        <w:t>Neutral</w:t>
      </w:r>
      <w:r w:rsidR="002402E3">
        <w:t>”</w:t>
      </w:r>
      <w:r w:rsidRPr="00711190">
        <w:t xml:space="preserve">) classification system. The </w:t>
      </w:r>
      <w:r w:rsidR="00C55491">
        <w:t>“</w:t>
      </w:r>
      <w:r>
        <w:t>Neutral</w:t>
      </w:r>
      <w:r w:rsidR="00C55491">
        <w:t>”</w:t>
      </w:r>
      <w:r w:rsidRPr="00711190">
        <w:t xml:space="preserve"> class is inherently ambiguous and difficult for the model to learn, often representing market noise rather than a clear signal. This increases the complexity of the learning task and dilutes the model</w:t>
      </w:r>
      <w:r w:rsidR="00C55491">
        <w:t>’</w:t>
      </w:r>
      <w:r w:rsidRPr="00711190">
        <w:t xml:space="preserve">s focus on the more critical </w:t>
      </w:r>
      <w:r w:rsidR="002402E3">
        <w:t>“Bearish” and</w:t>
      </w:r>
      <w:r w:rsidR="002402E3" w:rsidRPr="00711190">
        <w:t xml:space="preserve"> </w:t>
      </w:r>
      <w:r w:rsidR="002402E3">
        <w:t xml:space="preserve">“Bullish” </w:t>
      </w:r>
      <w:r w:rsidRPr="00711190">
        <w:t>trends.</w:t>
      </w:r>
    </w:p>
    <w:p w14:paraId="499392FB" w14:textId="0A57F259" w:rsidR="006D6F2F" w:rsidRPr="002402E3" w:rsidRDefault="00711190" w:rsidP="00B42FAC">
      <w:pPr>
        <w:pStyle w:val="ListParagraph"/>
        <w:numPr>
          <w:ilvl w:val="0"/>
          <w:numId w:val="14"/>
        </w:numPr>
        <w:spacing w:after="60"/>
        <w:ind w:left="270" w:hanging="180"/>
      </w:pPr>
      <w:r w:rsidRPr="00711190">
        <w:rPr>
          <w:b/>
          <w:bCs/>
        </w:rPr>
        <w:t>Strategic Implication</w:t>
      </w:r>
      <w:r w:rsidRPr="00711190">
        <w:t>: This formulation has two negative impacts. First</w:t>
      </w:r>
      <w:r w:rsidR="00FC2B0F">
        <w:t>ly</w:t>
      </w:r>
      <w:r w:rsidRPr="00711190">
        <w:t>, it can lead to lower overall model performance on the actionable signals. Second</w:t>
      </w:r>
      <w:r w:rsidR="00FC2B0F">
        <w:t>ly</w:t>
      </w:r>
      <w:r w:rsidRPr="00711190">
        <w:t xml:space="preserve">, a </w:t>
      </w:r>
      <w:r w:rsidR="00FC2B0F">
        <w:t>“Neutral”</w:t>
      </w:r>
      <w:r w:rsidRPr="00711190">
        <w:t xml:space="preserve"> prediction offers no actionable value to the end-user, as it simply reinforces the default action of </w:t>
      </w:r>
      <w:r w:rsidR="00FC2B0F">
        <w:t>“</w:t>
      </w:r>
      <w:r w:rsidRPr="00711190">
        <w:t>doing nothing</w:t>
      </w:r>
      <w:r w:rsidR="00FC2B0F">
        <w:t>”.</w:t>
      </w:r>
      <w:r w:rsidRPr="00711190">
        <w:t xml:space="preserve"> This makes a portion of the platform</w:t>
      </w:r>
      <w:r w:rsidR="00C55491">
        <w:t>’</w:t>
      </w:r>
      <w:r w:rsidRPr="00711190">
        <w:t>s outputs functionally irrelevant and reduces its value as a decision-support tool.</w:t>
      </w:r>
    </w:p>
    <w:p w14:paraId="30CD462F" w14:textId="6ACC1DA8" w:rsidR="00C23BD8" w:rsidRPr="00C23BD8" w:rsidRDefault="00C23BD8" w:rsidP="00CD4335">
      <w:pPr>
        <w:pStyle w:val="Heading2"/>
        <w:spacing w:before="120" w:after="120"/>
        <w:rPr>
          <w:lang w:val="en-US"/>
        </w:rPr>
      </w:pPr>
      <w:r w:rsidRPr="00C23BD8">
        <w:rPr>
          <w:lang w:val="en-US"/>
        </w:rPr>
        <w:lastRenderedPageBreak/>
        <w:t>Recommendations for Future Work</w:t>
      </w:r>
    </w:p>
    <w:p w14:paraId="4E0A5875" w14:textId="6CF2EF41" w:rsidR="00C23BD8" w:rsidRPr="00C23BD8" w:rsidRDefault="00C23BD8" w:rsidP="00665B73">
      <w:pPr>
        <w:rPr>
          <w:lang w:val="en-US"/>
        </w:rPr>
      </w:pPr>
      <w:r w:rsidRPr="00C23BD8">
        <w:rPr>
          <w:lang w:val="en-US"/>
        </w:rPr>
        <w:t>To address these limitations and build upon the project</w:t>
      </w:r>
      <w:r w:rsidR="00C55491">
        <w:rPr>
          <w:lang w:val="en-US"/>
        </w:rPr>
        <w:t>’</w:t>
      </w:r>
      <w:r w:rsidRPr="00C23BD8">
        <w:rPr>
          <w:lang w:val="en-US"/>
        </w:rPr>
        <w:t>s success, a multi-faceted strategic roadmap is recommended, focusing on scalability, enhanced functionality, long-term reliability, and user trust.</w:t>
      </w:r>
    </w:p>
    <w:p w14:paraId="0A170483" w14:textId="09DCA674" w:rsidR="00C23BD8" w:rsidRPr="00C23BD8" w:rsidRDefault="00C23BD8" w:rsidP="00FB160D">
      <w:pPr>
        <w:pStyle w:val="Heading3"/>
        <w:spacing w:before="120" w:after="120"/>
        <w:rPr>
          <w:lang w:val="en-US"/>
        </w:rPr>
      </w:pPr>
      <w:r w:rsidRPr="00C23BD8">
        <w:rPr>
          <w:lang w:val="en-US"/>
        </w:rPr>
        <w:t>Implement a Tiered Hybrid Model Architecture</w:t>
      </w:r>
    </w:p>
    <w:p w14:paraId="3014D940" w14:textId="7A4D2520" w:rsidR="00C23BD8" w:rsidRPr="00C23BD8" w:rsidRDefault="00C23BD8" w:rsidP="00FB160D">
      <w:pPr>
        <w:numPr>
          <w:ilvl w:val="0"/>
          <w:numId w:val="9"/>
        </w:numPr>
        <w:tabs>
          <w:tab w:val="clear" w:pos="720"/>
        </w:tabs>
        <w:spacing w:after="60"/>
        <w:ind w:left="270" w:hanging="180"/>
        <w:rPr>
          <w:lang w:val="en-US"/>
        </w:rPr>
      </w:pPr>
      <w:r w:rsidRPr="00C23BD8">
        <w:rPr>
          <w:b/>
          <w:bCs/>
          <w:lang w:val="en-US"/>
        </w:rPr>
        <w:t>Proposal:</w:t>
      </w:r>
      <w:r w:rsidRPr="00C23BD8">
        <w:rPr>
          <w:lang w:val="en-US"/>
        </w:rPr>
        <w:t> Create a multi-tiered system for sentiment analysis and prediction.</w:t>
      </w:r>
      <w:r w:rsidR="00F00CBB">
        <w:rPr>
          <w:lang w:val="en-US"/>
        </w:rPr>
        <w:t xml:space="preserve"> For instance:</w:t>
      </w:r>
    </w:p>
    <w:p w14:paraId="2ADF46EA" w14:textId="77777777" w:rsidR="00C23BD8" w:rsidRPr="00C23BD8" w:rsidRDefault="00C23BD8" w:rsidP="00FB160D">
      <w:pPr>
        <w:numPr>
          <w:ilvl w:val="1"/>
          <w:numId w:val="9"/>
        </w:numPr>
        <w:tabs>
          <w:tab w:val="clear" w:pos="1440"/>
        </w:tabs>
        <w:spacing w:after="60"/>
        <w:ind w:left="450" w:hanging="180"/>
        <w:rPr>
          <w:lang w:val="en-US"/>
        </w:rPr>
      </w:pPr>
      <w:r w:rsidRPr="00C23BD8">
        <w:rPr>
          <w:b/>
          <w:bCs/>
          <w:lang w:val="en-US"/>
        </w:rPr>
        <w:t>Tier 1 (Premium):</w:t>
      </w:r>
      <w:r w:rsidRPr="00C23BD8">
        <w:rPr>
          <w:lang w:val="en-US"/>
        </w:rPr>
        <w:t> Continue to use the high-performance Gemini LLM for a select group of high-interest stocks (e.g., S&amp;P 100) or as a premium, subscription-only feature.</w:t>
      </w:r>
    </w:p>
    <w:p w14:paraId="52B0509B" w14:textId="3579F62B" w:rsidR="00C23BD8" w:rsidRPr="00C23BD8" w:rsidRDefault="00C23BD8" w:rsidP="00FB160D">
      <w:pPr>
        <w:numPr>
          <w:ilvl w:val="1"/>
          <w:numId w:val="9"/>
        </w:numPr>
        <w:tabs>
          <w:tab w:val="clear" w:pos="1440"/>
        </w:tabs>
        <w:spacing w:after="60"/>
        <w:ind w:left="450" w:hanging="180"/>
        <w:rPr>
          <w:lang w:val="en-US"/>
        </w:rPr>
      </w:pPr>
      <w:r w:rsidRPr="00C23BD8">
        <w:rPr>
          <w:b/>
          <w:bCs/>
          <w:lang w:val="en-US"/>
        </w:rPr>
        <w:t>Tier 2 (Standard):</w:t>
      </w:r>
      <w:r w:rsidRPr="00C23BD8">
        <w:rPr>
          <w:lang w:val="en-US"/>
        </w:rPr>
        <w:t xml:space="preserve"> For broader market coverage (e.g., the rest of the S&amp;P 500), fine-tune a smaller, cost-effective, open-source language model (e.g., </w:t>
      </w:r>
      <w:r w:rsidR="00A23A14">
        <w:rPr>
          <w:lang w:val="en-US"/>
        </w:rPr>
        <w:t>Fin</w:t>
      </w:r>
      <w:r w:rsidRPr="00C23BD8">
        <w:rPr>
          <w:lang w:val="en-US"/>
        </w:rPr>
        <w:t>BERT, Flan-T5, or a quantized Llama model). While its accuracy might be slightly lower than Gemini</w:t>
      </w:r>
      <w:r w:rsidR="004B70F5">
        <w:rPr>
          <w:lang w:val="en-US"/>
        </w:rPr>
        <w:t>’</w:t>
      </w:r>
      <w:r w:rsidRPr="00C23BD8">
        <w:rPr>
          <w:lang w:val="en-US"/>
        </w:rPr>
        <w:t>s</w:t>
      </w:r>
      <w:r w:rsidR="004B70F5">
        <w:rPr>
          <w:lang w:val="en-US"/>
        </w:rPr>
        <w:t xml:space="preserve">, </w:t>
      </w:r>
      <w:r w:rsidRPr="00C23BD8">
        <w:rPr>
          <w:lang w:val="en-US"/>
        </w:rPr>
        <w:t>it would provide a massive improvement over no sentiment data at a fraction of the cost.</w:t>
      </w:r>
    </w:p>
    <w:p w14:paraId="51111CBB" w14:textId="77777777" w:rsidR="00C23BD8" w:rsidRPr="00C23BD8" w:rsidRDefault="00C23BD8" w:rsidP="00FB160D">
      <w:pPr>
        <w:numPr>
          <w:ilvl w:val="1"/>
          <w:numId w:val="9"/>
        </w:numPr>
        <w:tabs>
          <w:tab w:val="clear" w:pos="1440"/>
        </w:tabs>
        <w:spacing w:after="60"/>
        <w:ind w:left="450" w:hanging="180"/>
        <w:rPr>
          <w:lang w:val="en-US"/>
        </w:rPr>
      </w:pPr>
      <w:r w:rsidRPr="00C23BD8">
        <w:rPr>
          <w:b/>
          <w:bCs/>
          <w:lang w:val="en-US"/>
        </w:rPr>
        <w:t>Tier 3 (Baseline):</w:t>
      </w:r>
      <w:r w:rsidRPr="00C23BD8">
        <w:rPr>
          <w:lang w:val="en-US"/>
        </w:rPr>
        <w:t> For all other equities, use the historical-data-only model.</w:t>
      </w:r>
    </w:p>
    <w:p w14:paraId="18880448" w14:textId="5AC515DB" w:rsidR="00C23BD8" w:rsidRDefault="00C23BD8" w:rsidP="00FB160D">
      <w:pPr>
        <w:numPr>
          <w:ilvl w:val="0"/>
          <w:numId w:val="9"/>
        </w:numPr>
        <w:tabs>
          <w:tab w:val="clear" w:pos="720"/>
        </w:tabs>
        <w:spacing w:after="60"/>
        <w:ind w:left="270" w:hanging="180"/>
        <w:rPr>
          <w:lang w:val="en-US"/>
        </w:rPr>
      </w:pPr>
      <w:r w:rsidRPr="00C23BD8">
        <w:rPr>
          <w:b/>
          <w:bCs/>
          <w:lang w:val="en-US"/>
        </w:rPr>
        <w:t>Benefit:</w:t>
      </w:r>
      <w:r w:rsidRPr="00C23BD8">
        <w:rPr>
          <w:lang w:val="en-US"/>
        </w:rPr>
        <w:t> This approach provides a pragmatic path to scalability. It expands the platform</w:t>
      </w:r>
      <w:r w:rsidR="00C55491">
        <w:rPr>
          <w:lang w:val="en-US"/>
        </w:rPr>
        <w:t>’</w:t>
      </w:r>
      <w:r w:rsidRPr="00C23BD8">
        <w:rPr>
          <w:lang w:val="en-US"/>
        </w:rPr>
        <w:t xml:space="preserve">s utility to a much wider range of stocks while managing operational costs and creating a clear </w:t>
      </w:r>
      <w:proofErr w:type="spellStart"/>
      <w:r w:rsidRPr="00C23BD8">
        <w:rPr>
          <w:lang w:val="en-US"/>
        </w:rPr>
        <w:t>moneti</w:t>
      </w:r>
      <w:r w:rsidR="00FB160D">
        <w:rPr>
          <w:lang w:val="en-US"/>
        </w:rPr>
        <w:t>s</w:t>
      </w:r>
      <w:r w:rsidRPr="00C23BD8">
        <w:rPr>
          <w:lang w:val="en-US"/>
        </w:rPr>
        <w:t>ation</w:t>
      </w:r>
      <w:proofErr w:type="spellEnd"/>
      <w:r w:rsidRPr="00C23BD8">
        <w:rPr>
          <w:lang w:val="en-US"/>
        </w:rPr>
        <w:t xml:space="preserve"> strategy (e.g., a premium subscription).</w:t>
      </w:r>
    </w:p>
    <w:p w14:paraId="4B4235E2" w14:textId="1D232103" w:rsidR="00127C4A" w:rsidRPr="00A000B0" w:rsidRDefault="00EC3B0B" w:rsidP="00A000B0">
      <w:pPr>
        <w:pStyle w:val="Heading3"/>
        <w:spacing w:before="120" w:after="120"/>
        <w:rPr>
          <w:ins w:id="59" w:author="{517E4BE5-35B3-4097-B294-1B9404EDFF20}" w:date="2025-09-23T17:50:00Z" w16du:dateUtc="2025-09-23T10:50:00Z"/>
          <w:lang w:val="en-US"/>
        </w:rPr>
      </w:pPr>
      <w:r w:rsidRPr="00EC3B0B">
        <w:rPr>
          <w:lang w:val="en-US"/>
        </w:rPr>
        <w:t>Integrate Real-Time Data and Flexible Forecast Horizons</w:t>
      </w:r>
    </w:p>
    <w:p w14:paraId="1DEFCAD8" w14:textId="77777777" w:rsidR="00EC3B0B" w:rsidRPr="00EC3B0B" w:rsidRDefault="00EC3B0B" w:rsidP="00FB160D">
      <w:pPr>
        <w:numPr>
          <w:ilvl w:val="0"/>
          <w:numId w:val="15"/>
        </w:numPr>
        <w:tabs>
          <w:tab w:val="clear" w:pos="720"/>
        </w:tabs>
        <w:spacing w:after="60"/>
        <w:ind w:left="270" w:hanging="180"/>
        <w:rPr>
          <w:lang w:val="en-US"/>
        </w:rPr>
      </w:pPr>
      <w:r w:rsidRPr="00EC3B0B">
        <w:rPr>
          <w:b/>
          <w:bCs/>
          <w:lang w:val="en-US"/>
        </w:rPr>
        <w:t>Proposal:</w:t>
      </w:r>
    </w:p>
    <w:p w14:paraId="13458E8C" w14:textId="77777777" w:rsidR="00EC3B0B" w:rsidRPr="00EC3B0B" w:rsidRDefault="00EC3B0B" w:rsidP="00FB160D">
      <w:pPr>
        <w:numPr>
          <w:ilvl w:val="1"/>
          <w:numId w:val="15"/>
        </w:numPr>
        <w:tabs>
          <w:tab w:val="clear" w:pos="1440"/>
        </w:tabs>
        <w:spacing w:after="60"/>
        <w:ind w:left="450" w:hanging="180"/>
        <w:rPr>
          <w:lang w:val="en-US"/>
        </w:rPr>
      </w:pPr>
      <w:r w:rsidRPr="00EC3B0B">
        <w:rPr>
          <w:b/>
          <w:bCs/>
          <w:lang w:val="en-US"/>
        </w:rPr>
        <w:t>Data Integration:</w:t>
      </w:r>
      <w:r w:rsidRPr="00EC3B0B">
        <w:rPr>
          <w:lang w:val="en-US"/>
        </w:rPr>
        <w:t> Implement a phased integration of live data, starting with automated end-of-day updates and progressing to intraday and eventually real-time data streams as a premium feature.</w:t>
      </w:r>
    </w:p>
    <w:p w14:paraId="6E7A4EAC" w14:textId="77777777" w:rsidR="00EC3B0B" w:rsidRPr="00EC3B0B" w:rsidRDefault="00EC3B0B" w:rsidP="00FB160D">
      <w:pPr>
        <w:numPr>
          <w:ilvl w:val="1"/>
          <w:numId w:val="15"/>
        </w:numPr>
        <w:tabs>
          <w:tab w:val="clear" w:pos="1440"/>
        </w:tabs>
        <w:spacing w:after="60"/>
        <w:ind w:left="450" w:hanging="180"/>
        <w:rPr>
          <w:lang w:val="en-US"/>
        </w:rPr>
      </w:pPr>
      <w:r w:rsidRPr="00EC3B0B">
        <w:rPr>
          <w:b/>
          <w:bCs/>
          <w:lang w:val="en-US"/>
        </w:rPr>
        <w:t>Flexible Horizons:</w:t>
      </w:r>
      <w:r w:rsidRPr="00EC3B0B">
        <w:rPr>
          <w:lang w:val="en-US"/>
        </w:rPr>
        <w:t> Enhance the user interface to allow users to select their desired prediction window (e.g., intraday, 3-day, 7-day, 30-day), with the model backend being adapted to generate these different forecasts.</w:t>
      </w:r>
    </w:p>
    <w:p w14:paraId="6E98706B" w14:textId="730B7CF8" w:rsidR="00EC3B0B" w:rsidRPr="00C23BD8" w:rsidRDefault="00EC3B0B" w:rsidP="00FB160D">
      <w:pPr>
        <w:numPr>
          <w:ilvl w:val="0"/>
          <w:numId w:val="15"/>
        </w:numPr>
        <w:tabs>
          <w:tab w:val="clear" w:pos="720"/>
        </w:tabs>
        <w:spacing w:after="60"/>
        <w:ind w:left="270" w:hanging="180"/>
        <w:rPr>
          <w:lang w:val="en-US"/>
        </w:rPr>
      </w:pPr>
      <w:r w:rsidRPr="00EC3B0B">
        <w:rPr>
          <w:b/>
          <w:bCs/>
          <w:lang w:val="en-US"/>
        </w:rPr>
        <w:t>Benefit:</w:t>
      </w:r>
      <w:r w:rsidRPr="00EC3B0B">
        <w:rPr>
          <w:lang w:val="en-US"/>
        </w:rPr>
        <w:t> This will dramatically broaden the platform</w:t>
      </w:r>
      <w:r w:rsidR="00C55491">
        <w:rPr>
          <w:lang w:val="en-US"/>
        </w:rPr>
        <w:t>’</w:t>
      </w:r>
      <w:r w:rsidRPr="00EC3B0B">
        <w:rPr>
          <w:lang w:val="en-US"/>
        </w:rPr>
        <w:t>s addressable market to include short-term and long-term investors, significantly increase user engagement, and ensure predictions are timely and relevant, thereby building user trust.</w:t>
      </w:r>
    </w:p>
    <w:p w14:paraId="02BE576A" w14:textId="09CE6312" w:rsidR="00127C4A" w:rsidRPr="00A000B0" w:rsidRDefault="00C23BD8" w:rsidP="00A000B0">
      <w:pPr>
        <w:pStyle w:val="Heading3"/>
        <w:spacing w:before="120" w:after="120"/>
        <w:rPr>
          <w:ins w:id="60" w:author="{517E4BE5-35B3-4097-B294-1B9404EDFF20}" w:date="2025-09-23T17:51:00Z" w16du:dateUtc="2025-09-23T10:51:00Z"/>
          <w:lang w:val="en-US"/>
        </w:rPr>
      </w:pPr>
      <w:r w:rsidRPr="00C23BD8">
        <w:rPr>
          <w:lang w:val="en-US"/>
        </w:rPr>
        <w:t xml:space="preserve">Build and </w:t>
      </w:r>
      <w:proofErr w:type="gramStart"/>
      <w:r w:rsidRPr="00C23BD8">
        <w:rPr>
          <w:lang w:val="en-US"/>
        </w:rPr>
        <w:t>Deploy</w:t>
      </w:r>
      <w:proofErr w:type="gramEnd"/>
      <w:r w:rsidRPr="00C23BD8">
        <w:rPr>
          <w:lang w:val="en-US"/>
        </w:rPr>
        <w:t xml:space="preserve"> an </w:t>
      </w:r>
      <w:proofErr w:type="spellStart"/>
      <w:r w:rsidRPr="00C23BD8">
        <w:rPr>
          <w:lang w:val="en-US"/>
        </w:rPr>
        <w:t>MLOps</w:t>
      </w:r>
      <w:proofErr w:type="spellEnd"/>
      <w:r w:rsidRPr="00C23BD8">
        <w:rPr>
          <w:lang w:val="en-US"/>
        </w:rPr>
        <w:t xml:space="preserve"> Pipeline</w:t>
      </w:r>
    </w:p>
    <w:p w14:paraId="38B10687" w14:textId="77777777" w:rsidR="00C23BD8" w:rsidRPr="00C23BD8" w:rsidRDefault="00C23BD8" w:rsidP="00FB160D">
      <w:pPr>
        <w:numPr>
          <w:ilvl w:val="0"/>
          <w:numId w:val="10"/>
        </w:numPr>
        <w:tabs>
          <w:tab w:val="clear" w:pos="720"/>
        </w:tabs>
        <w:spacing w:after="60"/>
        <w:ind w:left="270" w:hanging="180"/>
        <w:rPr>
          <w:lang w:val="en-US"/>
        </w:rPr>
      </w:pPr>
      <w:r w:rsidRPr="00C23BD8">
        <w:rPr>
          <w:b/>
          <w:bCs/>
          <w:lang w:val="en-US"/>
        </w:rPr>
        <w:t>Proposal:</w:t>
      </w:r>
      <w:r w:rsidRPr="00C23BD8">
        <w:rPr>
          <w:lang w:val="en-US"/>
        </w:rPr>
        <w:t xml:space="preserve"> Establish an automated </w:t>
      </w:r>
      <w:proofErr w:type="spellStart"/>
      <w:r w:rsidRPr="00C23BD8">
        <w:rPr>
          <w:lang w:val="en-US"/>
        </w:rPr>
        <w:t>MLOps</w:t>
      </w:r>
      <w:proofErr w:type="spellEnd"/>
      <w:r w:rsidRPr="00C23BD8">
        <w:rPr>
          <w:lang w:val="en-US"/>
        </w:rPr>
        <w:t xml:space="preserve"> framework responsible for:</w:t>
      </w:r>
    </w:p>
    <w:p w14:paraId="7A543CCF" w14:textId="40BEF7B3" w:rsidR="00C23BD8" w:rsidRPr="00C23BD8" w:rsidRDefault="00C23BD8" w:rsidP="00FB160D">
      <w:pPr>
        <w:numPr>
          <w:ilvl w:val="1"/>
          <w:numId w:val="10"/>
        </w:numPr>
        <w:tabs>
          <w:tab w:val="clear" w:pos="1440"/>
        </w:tabs>
        <w:spacing w:after="60"/>
        <w:ind w:left="450" w:hanging="180"/>
        <w:rPr>
          <w:lang w:val="en-US"/>
        </w:rPr>
      </w:pPr>
      <w:r w:rsidRPr="00C23BD8">
        <w:rPr>
          <w:b/>
          <w:bCs/>
          <w:lang w:val="en-US"/>
        </w:rPr>
        <w:t>Performance Monitoring:</w:t>
      </w:r>
      <w:r w:rsidRPr="00C23BD8">
        <w:rPr>
          <w:lang w:val="en-US"/>
        </w:rPr>
        <w:t> Continuously track the models</w:t>
      </w:r>
      <w:r w:rsidR="00C55491">
        <w:rPr>
          <w:lang w:val="en-US"/>
        </w:rPr>
        <w:t>’</w:t>
      </w:r>
      <w:r w:rsidRPr="00C23BD8">
        <w:rPr>
          <w:lang w:val="en-US"/>
        </w:rPr>
        <w:t xml:space="preserve"> predictive accuracy on new, incoming data to detect performance degradation automatically.</w:t>
      </w:r>
    </w:p>
    <w:p w14:paraId="0CADD441" w14:textId="77777777" w:rsidR="00C23BD8" w:rsidRPr="00C23BD8" w:rsidRDefault="00C23BD8" w:rsidP="00FB160D">
      <w:pPr>
        <w:numPr>
          <w:ilvl w:val="1"/>
          <w:numId w:val="10"/>
        </w:numPr>
        <w:tabs>
          <w:tab w:val="clear" w:pos="1440"/>
        </w:tabs>
        <w:spacing w:after="60"/>
        <w:ind w:left="450" w:hanging="180"/>
        <w:rPr>
          <w:lang w:val="en-US"/>
        </w:rPr>
      </w:pPr>
      <w:r w:rsidRPr="00C23BD8">
        <w:rPr>
          <w:b/>
          <w:bCs/>
          <w:lang w:val="en-US"/>
        </w:rPr>
        <w:t>Automated Retraining:</w:t>
      </w:r>
      <w:r w:rsidRPr="00C23BD8">
        <w:rPr>
          <w:lang w:val="en-US"/>
        </w:rPr>
        <w:t> Implement a pipeline that triggers a model retraining process whenever its performance drops below a predefined threshold (e.g., 58% accuracy).</w:t>
      </w:r>
    </w:p>
    <w:p w14:paraId="03B46941" w14:textId="4F86FE81" w:rsidR="00C23BD8" w:rsidRPr="00C23BD8" w:rsidRDefault="00C23BD8" w:rsidP="00FB160D">
      <w:pPr>
        <w:numPr>
          <w:ilvl w:val="1"/>
          <w:numId w:val="10"/>
        </w:numPr>
        <w:tabs>
          <w:tab w:val="clear" w:pos="1440"/>
        </w:tabs>
        <w:spacing w:after="60"/>
        <w:ind w:left="450" w:hanging="180"/>
        <w:rPr>
          <w:lang w:val="en-US"/>
        </w:rPr>
      </w:pPr>
      <w:r w:rsidRPr="00C23BD8">
        <w:rPr>
          <w:b/>
          <w:bCs/>
          <w:lang w:val="en-US"/>
        </w:rPr>
        <w:t>Validated Deployment:</w:t>
      </w:r>
      <w:r w:rsidRPr="00C23BD8">
        <w:rPr>
          <w:lang w:val="en-US"/>
        </w:rPr>
        <w:t xml:space="preserve"> Create a system for A/B testing newly trained models against the currently deployed version to ensure any new model provides a genuine improvement before it is pushed </w:t>
      </w:r>
      <w:r w:rsidR="00FD7109" w:rsidRPr="00C23BD8">
        <w:rPr>
          <w:lang w:val="en-US"/>
        </w:rPr>
        <w:t>into</w:t>
      </w:r>
      <w:r w:rsidRPr="00C23BD8">
        <w:rPr>
          <w:lang w:val="en-US"/>
        </w:rPr>
        <w:t xml:space="preserve"> production.</w:t>
      </w:r>
    </w:p>
    <w:p w14:paraId="442DEE81" w14:textId="35C232B7" w:rsidR="00E73832" w:rsidRPr="00E73832" w:rsidRDefault="00C23BD8" w:rsidP="00FB160D">
      <w:pPr>
        <w:numPr>
          <w:ilvl w:val="0"/>
          <w:numId w:val="10"/>
        </w:numPr>
        <w:tabs>
          <w:tab w:val="clear" w:pos="720"/>
        </w:tabs>
        <w:spacing w:after="60"/>
        <w:ind w:left="270" w:hanging="180"/>
        <w:rPr>
          <w:b/>
          <w:bCs/>
          <w:lang w:val="en-US"/>
        </w:rPr>
      </w:pPr>
      <w:r w:rsidRPr="00C23BD8">
        <w:rPr>
          <w:b/>
          <w:bCs/>
          <w:lang w:val="en-US"/>
        </w:rPr>
        <w:t>Benefit:</w:t>
      </w:r>
      <w:r w:rsidRPr="00C23BD8">
        <w:rPr>
          <w:lang w:val="en-US"/>
        </w:rPr>
        <w:t xml:space="preserve"> This transforms the predictive models from static artifacts into a dynamic system that </w:t>
      </w:r>
      <w:r w:rsidR="00FD7109">
        <w:rPr>
          <w:lang w:val="en-US"/>
        </w:rPr>
        <w:t>can be adapted</w:t>
      </w:r>
      <w:r w:rsidRPr="00C23BD8">
        <w:rPr>
          <w:lang w:val="en-US"/>
        </w:rPr>
        <w:t xml:space="preserve"> to changing </w:t>
      </w:r>
      <w:r w:rsidR="004B70F5" w:rsidRPr="00C23BD8">
        <w:rPr>
          <w:lang w:val="en-US"/>
        </w:rPr>
        <w:t>markets</w:t>
      </w:r>
      <w:r w:rsidR="00226DCD">
        <w:rPr>
          <w:lang w:val="en-US"/>
        </w:rPr>
        <w:t>.</w:t>
      </w:r>
    </w:p>
    <w:p w14:paraId="17231ACF" w14:textId="6D3CF25E" w:rsidR="00127C4A" w:rsidRPr="00081FD9" w:rsidRDefault="00CB7737" w:rsidP="00081FD9">
      <w:pPr>
        <w:pStyle w:val="Heading3"/>
        <w:spacing w:before="120" w:after="120"/>
        <w:rPr>
          <w:ins w:id="61" w:author="{517E4BE5-35B3-4097-B294-1B9404EDFF20}" w:date="2025-09-23T17:52:00Z" w16du:dateUtc="2025-09-23T10:52:00Z"/>
          <w:lang w:val="en-US"/>
        </w:rPr>
      </w:pPr>
      <w:r w:rsidRPr="00E73832">
        <w:rPr>
          <w:lang w:val="en-US"/>
        </w:rPr>
        <w:t>Transition to a Binary Classification Framework for Enhanced Performance and Actionability</w:t>
      </w:r>
    </w:p>
    <w:p w14:paraId="391F86AC" w14:textId="62995CB4" w:rsidR="00B45936" w:rsidRPr="00B45936" w:rsidRDefault="00B45936" w:rsidP="004645CE">
      <w:pPr>
        <w:pStyle w:val="ListParagraph"/>
        <w:numPr>
          <w:ilvl w:val="0"/>
          <w:numId w:val="16"/>
        </w:numPr>
        <w:spacing w:after="60"/>
        <w:ind w:left="270" w:hanging="180"/>
        <w:contextualSpacing w:val="0"/>
      </w:pPr>
      <w:r w:rsidRPr="00B45936">
        <w:rPr>
          <w:b/>
          <w:bCs/>
        </w:rPr>
        <w:t>Proposal</w:t>
      </w:r>
      <w:r w:rsidRPr="00B45936">
        <w:t>: Refactor the model from its current three-class system to a binary (</w:t>
      </w:r>
      <w:r>
        <w:t>Bearish/Bullish</w:t>
      </w:r>
      <w:r w:rsidRPr="00B45936">
        <w:t xml:space="preserve">) framework. This involves re-labelling the dataset by defining a volatility threshold to filter out insignificant, </w:t>
      </w:r>
      <w:r w:rsidR="00552533">
        <w:t>“</w:t>
      </w:r>
      <w:r w:rsidRPr="00B45936">
        <w:t>neutral</w:t>
      </w:r>
      <w:r w:rsidR="00552533">
        <w:t>”</w:t>
      </w:r>
      <w:r w:rsidRPr="00B45936">
        <w:t xml:space="preserve"> price movements, and training the model exclusively on strong, directional signals.</w:t>
      </w:r>
    </w:p>
    <w:p w14:paraId="03053BD5" w14:textId="331AC65D" w:rsidR="00B45936" w:rsidRPr="00B45936" w:rsidRDefault="00B45936" w:rsidP="004645CE">
      <w:pPr>
        <w:pStyle w:val="ListParagraph"/>
        <w:numPr>
          <w:ilvl w:val="0"/>
          <w:numId w:val="16"/>
        </w:numPr>
        <w:spacing w:after="60"/>
        <w:ind w:left="270" w:hanging="180"/>
        <w:contextualSpacing w:val="0"/>
        <w:rPr>
          <w:lang w:val="en-US"/>
        </w:rPr>
      </w:pPr>
      <w:r w:rsidRPr="00B45936">
        <w:rPr>
          <w:b/>
          <w:bCs/>
        </w:rPr>
        <w:t>Benefit</w:t>
      </w:r>
      <w:r w:rsidRPr="00B45936">
        <w:t>: This approach is expected to yield two key improvements. First, by presenting the model with a clearer objective and higher-quality training data, it should lead to increased accuracy on the two classes that truly matter. Second, by providing direct, unambiguous, and actionable predictions, it will make the FinVision platform a significantly more valuable and useful tool for investor decision-making.</w:t>
      </w:r>
    </w:p>
    <w:p w14:paraId="091423F4" w14:textId="77777777" w:rsidR="00B17984" w:rsidRPr="007F789E" w:rsidRDefault="003A1D65" w:rsidP="00B66B7A">
      <w:pPr>
        <w:pStyle w:val="Heading1"/>
        <w:spacing w:before="0" w:after="120"/>
      </w:pPr>
      <w:bookmarkStart w:id="62" w:name="_Toc209562183"/>
      <w:r w:rsidRPr="007F789E">
        <w:t>Summary and Reflection</w:t>
      </w:r>
      <w:bookmarkEnd w:id="62"/>
    </w:p>
    <w:p w14:paraId="57C12078" w14:textId="5CC3BCA7" w:rsidR="009B3E1B" w:rsidRPr="009B3E1B" w:rsidRDefault="009B3E1B" w:rsidP="004645CE">
      <w:pPr>
        <w:tabs>
          <w:tab w:val="left" w:pos="720"/>
        </w:tabs>
        <w:spacing w:after="120"/>
        <w:rPr>
          <w:lang w:val="en-US"/>
        </w:rPr>
      </w:pPr>
      <w:r w:rsidRPr="009B3E1B">
        <w:rPr>
          <w:lang w:val="en-US"/>
        </w:rPr>
        <w:t xml:space="preserve">This section </w:t>
      </w:r>
      <w:r w:rsidR="00B54BBA">
        <w:rPr>
          <w:lang w:val="en-US"/>
        </w:rPr>
        <w:t>presents</w:t>
      </w:r>
      <w:r w:rsidRPr="009B3E1B">
        <w:rPr>
          <w:lang w:val="en-US"/>
        </w:rPr>
        <w:t xml:space="preserve"> recommendations that can guide future development and provide practical insights for similar data-driven initiatives.</w:t>
      </w:r>
    </w:p>
    <w:p w14:paraId="70A469F2" w14:textId="77777777" w:rsidR="004645CE" w:rsidRPr="004645CE" w:rsidRDefault="009B3E1B" w:rsidP="004645CE">
      <w:pPr>
        <w:tabs>
          <w:tab w:val="left" w:pos="720"/>
        </w:tabs>
        <w:spacing w:after="120"/>
        <w:rPr>
          <w:i/>
          <w:iCs/>
          <w:lang w:val="en-US"/>
        </w:rPr>
      </w:pPr>
      <w:r w:rsidRPr="004645CE">
        <w:rPr>
          <w:b/>
          <w:i/>
          <w:lang w:val="en-US"/>
        </w:rPr>
        <w:t>Effective Strategies and Successes</w:t>
      </w:r>
    </w:p>
    <w:p w14:paraId="2707762F" w14:textId="30DEDBD6" w:rsidR="009B3E1B" w:rsidRPr="009B3E1B" w:rsidRDefault="00E757BC" w:rsidP="004645CE">
      <w:pPr>
        <w:tabs>
          <w:tab w:val="left" w:pos="720"/>
        </w:tabs>
        <w:spacing w:after="120"/>
        <w:rPr>
          <w:lang w:val="en-US"/>
        </w:rPr>
      </w:pPr>
      <w:r>
        <w:rPr>
          <w:lang w:val="en-US"/>
        </w:rPr>
        <w:t>In general, a</w:t>
      </w:r>
      <w:r w:rsidR="009B3E1B" w:rsidRPr="009B3E1B">
        <w:rPr>
          <w:lang w:val="en-US"/>
        </w:rPr>
        <w:t>gile Scrum methodologies played a significant role in our progress.</w:t>
      </w:r>
      <w:r w:rsidR="00136619">
        <w:rPr>
          <w:lang w:val="en-US"/>
        </w:rPr>
        <w:t xml:space="preserve"> To elaborate, r</w:t>
      </w:r>
      <w:r w:rsidR="009B3E1B" w:rsidRPr="009B3E1B">
        <w:rPr>
          <w:lang w:val="en-US"/>
        </w:rPr>
        <w:t>egular sprint reviews and a clearly documented Way of Working helped the team manage complexity and stay aligned with overall goals. The framework allowed us to adjust scope when new technical findings or resource limits appeared, while keeping the project on track. Sprint retrospectives gave us a reliable way to review workflows, identify bottlenecks, and make quick improvements, which kept the team focused and efficient.</w:t>
      </w:r>
    </w:p>
    <w:p w14:paraId="644DB3B3" w14:textId="2B711AF5" w:rsidR="009B3E1B" w:rsidRPr="009B3E1B" w:rsidRDefault="009B3E1B" w:rsidP="004645CE">
      <w:pPr>
        <w:tabs>
          <w:tab w:val="left" w:pos="720"/>
        </w:tabs>
        <w:spacing w:after="120"/>
        <w:rPr>
          <w:lang w:val="en-US"/>
        </w:rPr>
      </w:pPr>
      <w:r w:rsidRPr="009B3E1B">
        <w:rPr>
          <w:lang w:val="en-US"/>
        </w:rPr>
        <w:lastRenderedPageBreak/>
        <w:t xml:space="preserve">This structure worked hand in hand with </w:t>
      </w:r>
      <w:r w:rsidR="00136619" w:rsidRPr="009B3E1B">
        <w:rPr>
          <w:lang w:val="en-US"/>
        </w:rPr>
        <w:t>a dedicated team</w:t>
      </w:r>
      <w:r w:rsidRPr="009B3E1B">
        <w:rPr>
          <w:lang w:val="en-US"/>
        </w:rPr>
        <w:t xml:space="preserve"> culture built on shared ownership and support. We matched roles to individual strengths but also encouraged cross-functional learning across web development, DevOps, and AI/ML. As a result, everyone contributed to technical discussions, which improved code quality and produced </w:t>
      </w:r>
      <w:r w:rsidR="00136619" w:rsidRPr="009B3E1B">
        <w:rPr>
          <w:lang w:val="en-US"/>
        </w:rPr>
        <w:t>stronger</w:t>
      </w:r>
      <w:r w:rsidRPr="009B3E1B">
        <w:rPr>
          <w:lang w:val="en-US"/>
        </w:rPr>
        <w:t xml:space="preserve"> final architecture. A clear example of this collaboration was the company filtering mechanism: what began as a simple KPI matcher evolved into a robust K-Means clustering system, directly improving the user experience. </w:t>
      </w:r>
      <w:r w:rsidR="005E5C0A">
        <w:rPr>
          <w:lang w:val="en-US"/>
        </w:rPr>
        <w:t>As a result, t</w:t>
      </w:r>
      <w:r w:rsidRPr="009B3E1B">
        <w:rPr>
          <w:lang w:val="en-US"/>
        </w:rPr>
        <w:t>he combination of structured methodology and open collaboration helped us deliver an innovative yet stable solution, while also creating an environment where members felt confident sharing ideas and tackling complex problems together.</w:t>
      </w:r>
    </w:p>
    <w:p w14:paraId="2DD4686C" w14:textId="77777777" w:rsidR="004645CE" w:rsidRPr="004645CE" w:rsidRDefault="009B3E1B" w:rsidP="004645CE">
      <w:pPr>
        <w:tabs>
          <w:tab w:val="left" w:pos="720"/>
        </w:tabs>
        <w:spacing w:after="120"/>
        <w:rPr>
          <w:i/>
          <w:iCs/>
          <w:lang w:val="en-US"/>
        </w:rPr>
      </w:pPr>
      <w:r w:rsidRPr="004645CE">
        <w:rPr>
          <w:b/>
          <w:i/>
          <w:lang w:val="en-US"/>
        </w:rPr>
        <w:t>Challenges and Lessons Learned</w:t>
      </w:r>
    </w:p>
    <w:p w14:paraId="0C8960CD" w14:textId="6D25CDBA" w:rsidR="009B3E1B" w:rsidRPr="009B3E1B" w:rsidRDefault="009B3E1B" w:rsidP="004645CE">
      <w:pPr>
        <w:tabs>
          <w:tab w:val="left" w:pos="720"/>
        </w:tabs>
        <w:spacing w:after="120"/>
        <w:rPr>
          <w:lang w:val="en-US"/>
        </w:rPr>
      </w:pPr>
      <w:r w:rsidRPr="009B3E1B">
        <w:rPr>
          <w:lang w:val="en-US"/>
        </w:rPr>
        <w:t xml:space="preserve">The biggest technical challenge came from the non-stationary nature of financial markets. Because conditions constantly change, historical data often </w:t>
      </w:r>
      <w:r w:rsidR="005E5C0A" w:rsidRPr="009B3E1B">
        <w:rPr>
          <w:lang w:val="en-US"/>
        </w:rPr>
        <w:t>fail</w:t>
      </w:r>
      <w:r w:rsidRPr="009B3E1B">
        <w:rPr>
          <w:lang w:val="en-US"/>
        </w:rPr>
        <w:t xml:space="preserve"> to predict future outcomes. This made it difficult to build models that could </w:t>
      </w:r>
      <w:proofErr w:type="spellStart"/>
      <w:r w:rsidRPr="009B3E1B">
        <w:rPr>
          <w:lang w:val="en-US"/>
        </w:rPr>
        <w:t>generalise</w:t>
      </w:r>
      <w:proofErr w:type="spellEnd"/>
      <w:r w:rsidRPr="009B3E1B">
        <w:rPr>
          <w:lang w:val="en-US"/>
        </w:rPr>
        <w:t xml:space="preserve">. We learned that in finance, model accuracy </w:t>
      </w:r>
      <w:r w:rsidR="00A929BC">
        <w:rPr>
          <w:lang w:val="en-US"/>
        </w:rPr>
        <w:t xml:space="preserve">is </w:t>
      </w:r>
      <w:r w:rsidR="001646D6">
        <w:rPr>
          <w:lang w:val="en-US"/>
        </w:rPr>
        <w:t>not rigid</w:t>
      </w:r>
      <w:r w:rsidRPr="009B3E1B">
        <w:rPr>
          <w:lang w:val="en-US"/>
        </w:rPr>
        <w:t xml:space="preserve"> but instead </w:t>
      </w:r>
      <w:r w:rsidR="00094287">
        <w:rPr>
          <w:lang w:val="en-US"/>
        </w:rPr>
        <w:t xml:space="preserve">fluctuates </w:t>
      </w:r>
      <w:r w:rsidRPr="009B3E1B">
        <w:rPr>
          <w:lang w:val="en-US"/>
        </w:rPr>
        <w:t xml:space="preserve">over time, </w:t>
      </w:r>
      <w:r w:rsidR="001646D6">
        <w:rPr>
          <w:lang w:val="en-US"/>
        </w:rPr>
        <w:t xml:space="preserve">meaning </w:t>
      </w:r>
      <w:r w:rsidRPr="009B3E1B">
        <w:rPr>
          <w:lang w:val="en-US"/>
        </w:rPr>
        <w:t>models require ongoing monitoring and recalibration. Models that performed well in back-testing often struggled in real market conditions, showing the impact of concept drift</w:t>
      </w:r>
      <w:r w:rsidR="00094287">
        <w:rPr>
          <w:lang w:val="en-US"/>
        </w:rPr>
        <w:t xml:space="preserve"> and market regime</w:t>
      </w:r>
      <w:r w:rsidRPr="009B3E1B">
        <w:rPr>
          <w:lang w:val="en-US"/>
        </w:rPr>
        <w:t>. This experience highlighted the need to design models that can adapt rather than relying only on static accuracy scores.</w:t>
      </w:r>
      <w:r w:rsidR="00B54BBA">
        <w:rPr>
          <w:lang w:val="en-US"/>
        </w:rPr>
        <w:t xml:space="preserve"> </w:t>
      </w:r>
      <w:r w:rsidRPr="009B3E1B">
        <w:rPr>
          <w:lang w:val="en-US"/>
        </w:rPr>
        <w:t>Budget and time constraints made the challenge more difficult. Limited funding meant we could not access premium APIs, which reduced the size and quality of our sentiment dataset. With less data, we had to spend more time tuning models to reach acceptable performance, which conflicted with the fixed timeline. These trade-offs revealed how closely resources, data availability, and model viability are connected. They also underlined the importance of setting realistic expectations early in the project. At the same time, these pressures pushed the team to make pragmatic choices, focusing on solutions with the highest impact within our limits.</w:t>
      </w:r>
    </w:p>
    <w:p w14:paraId="0D534103" w14:textId="77777777" w:rsidR="009B3E1B" w:rsidRPr="00611C2A" w:rsidRDefault="009B3E1B" w:rsidP="004645CE">
      <w:pPr>
        <w:tabs>
          <w:tab w:val="left" w:pos="720"/>
        </w:tabs>
        <w:spacing w:after="120"/>
        <w:rPr>
          <w:i/>
          <w:iCs/>
          <w:lang w:val="en-US"/>
        </w:rPr>
      </w:pPr>
      <w:r w:rsidRPr="00611C2A">
        <w:rPr>
          <w:b/>
          <w:bCs/>
          <w:i/>
          <w:iCs/>
          <w:lang w:val="en-US"/>
        </w:rPr>
        <w:t>Key Considerations for Future Work</w:t>
      </w:r>
    </w:p>
    <w:p w14:paraId="4DF1CDD5" w14:textId="42B35E96" w:rsidR="009B3E1B" w:rsidRPr="009B3E1B" w:rsidRDefault="009B3E1B" w:rsidP="00665093">
      <w:pPr>
        <w:numPr>
          <w:ilvl w:val="0"/>
          <w:numId w:val="2"/>
        </w:numPr>
        <w:tabs>
          <w:tab w:val="clear" w:pos="720"/>
        </w:tabs>
        <w:spacing w:after="60"/>
        <w:ind w:left="270" w:hanging="180"/>
        <w:rPr>
          <w:lang w:val="en-US"/>
        </w:rPr>
      </w:pPr>
      <w:r w:rsidRPr="009B3E1B">
        <w:rPr>
          <w:b/>
          <w:bCs/>
          <w:lang w:val="en-US"/>
        </w:rPr>
        <w:t>Maintain methodological discipline</w:t>
      </w:r>
      <w:r w:rsidRPr="009B3E1B">
        <w:rPr>
          <w:lang w:val="en-US"/>
        </w:rPr>
        <w:t>: Scrum offers stability, visibility for stakeholders, and steady progress. Future projects should continue using this structure, while documenting each stage to ensure transparency and adaptability.</w:t>
      </w:r>
    </w:p>
    <w:p w14:paraId="507231A1" w14:textId="32F9BBB5" w:rsidR="009B3E1B" w:rsidRPr="009B3E1B" w:rsidRDefault="009B3E1B" w:rsidP="00665093">
      <w:pPr>
        <w:numPr>
          <w:ilvl w:val="0"/>
          <w:numId w:val="2"/>
        </w:numPr>
        <w:tabs>
          <w:tab w:val="clear" w:pos="720"/>
        </w:tabs>
        <w:spacing w:after="60"/>
        <w:ind w:left="270" w:hanging="180"/>
        <w:rPr>
          <w:lang w:val="en-US"/>
        </w:rPr>
      </w:pPr>
      <w:r w:rsidRPr="009B3E1B">
        <w:rPr>
          <w:b/>
          <w:bCs/>
          <w:lang w:val="en-US"/>
        </w:rPr>
        <w:t>Secure resources before committing</w:t>
      </w:r>
      <w:r w:rsidRPr="009B3E1B">
        <w:rPr>
          <w:lang w:val="en-US"/>
        </w:rPr>
        <w:t>: Projects should begin with detailed resource assessment, including a risk register for dependencies. Evaluating API reliability and cost in advance can prevent disruption and keep the scope realistic.</w:t>
      </w:r>
    </w:p>
    <w:p w14:paraId="47E6D1BE" w14:textId="6CF60CAA" w:rsidR="009B3E1B" w:rsidRPr="009B3E1B" w:rsidRDefault="009B3E1B" w:rsidP="00665093">
      <w:pPr>
        <w:numPr>
          <w:ilvl w:val="0"/>
          <w:numId w:val="2"/>
        </w:numPr>
        <w:tabs>
          <w:tab w:val="clear" w:pos="720"/>
        </w:tabs>
        <w:spacing w:after="60"/>
        <w:ind w:left="270" w:hanging="180"/>
        <w:rPr>
          <w:lang w:val="en-US"/>
        </w:rPr>
      </w:pPr>
      <w:r w:rsidRPr="009B3E1B">
        <w:rPr>
          <w:b/>
          <w:bCs/>
          <w:lang w:val="en-US"/>
        </w:rPr>
        <w:t>Allocate time for iterative refinement</w:t>
      </w:r>
      <w:r w:rsidRPr="009B3E1B">
        <w:rPr>
          <w:lang w:val="en-US"/>
        </w:rPr>
        <w:t xml:space="preserve">: AI model development is non-linear and requires space for iteration. A basic </w:t>
      </w:r>
      <w:proofErr w:type="spellStart"/>
      <w:r w:rsidRPr="009B3E1B">
        <w:rPr>
          <w:lang w:val="en-US"/>
        </w:rPr>
        <w:t>MLOps</w:t>
      </w:r>
      <w:proofErr w:type="spellEnd"/>
      <w:r w:rsidRPr="009B3E1B">
        <w:rPr>
          <w:lang w:val="en-US"/>
        </w:rPr>
        <w:t xml:space="preserve"> framework for dataset and model versioning, combined with automated retraining and evaluation, can sustain performance as conditions change.</w:t>
      </w:r>
    </w:p>
    <w:p w14:paraId="5464F472" w14:textId="5BE15BF6" w:rsidR="00611C2A" w:rsidRDefault="009B3E1B" w:rsidP="00081FD9">
      <w:pPr>
        <w:numPr>
          <w:ilvl w:val="0"/>
          <w:numId w:val="2"/>
        </w:numPr>
        <w:tabs>
          <w:tab w:val="clear" w:pos="720"/>
        </w:tabs>
        <w:spacing w:after="60"/>
        <w:ind w:left="270" w:hanging="180"/>
        <w:rPr>
          <w:lang w:val="en-US"/>
        </w:rPr>
      </w:pPr>
      <w:r w:rsidRPr="009B3E1B">
        <w:rPr>
          <w:b/>
          <w:bCs/>
          <w:lang w:val="en-US"/>
        </w:rPr>
        <w:t>Promote a culture of shared ownership</w:t>
      </w:r>
      <w:r w:rsidRPr="009B3E1B">
        <w:rPr>
          <w:lang w:val="en-US"/>
        </w:rPr>
        <w:t>: Open knowledge sharing and collaboration drive innovation and make teams more resilient. By encouraging joint problem-solving and avoiding knowledge silos, projects can stay maintainable over the long term. A culture of accountability ensures that after handover, future teams inherit not only the system but also the understanding needed to extend and adapt it effectively.</w:t>
      </w:r>
    </w:p>
    <w:p w14:paraId="576BC13E" w14:textId="07B1BE9F" w:rsidR="003557BE" w:rsidRPr="008E4086" w:rsidRDefault="00611C2A" w:rsidP="00611C2A">
      <w:pPr>
        <w:jc w:val="left"/>
        <w:rPr>
          <w:rStyle w:val="Emphasis"/>
          <w:i w:val="0"/>
          <w:iCs w:val="0"/>
          <w:lang w:val="en-US"/>
        </w:rPr>
      </w:pPr>
      <w:r>
        <w:rPr>
          <w:lang w:val="en-US"/>
        </w:rPr>
        <w:br w:type="page"/>
      </w:r>
    </w:p>
    <w:p w14:paraId="071E4E01" w14:textId="4B924C8B" w:rsidR="00B17984" w:rsidRDefault="003A1D65">
      <w:pPr>
        <w:pStyle w:val="Heading1"/>
        <w:rPr>
          <w:lang w:val="vi-VN"/>
        </w:rPr>
      </w:pPr>
      <w:bookmarkStart w:id="63" w:name="_Toc209562184"/>
      <w:r w:rsidRPr="00526033">
        <w:lastRenderedPageBreak/>
        <w:t>References</w:t>
      </w:r>
      <w:bookmarkEnd w:id="63"/>
    </w:p>
    <w:p w14:paraId="53F09641" w14:textId="6218CCF6" w:rsidR="002714CF" w:rsidRPr="00E56A75" w:rsidRDefault="002714CF" w:rsidP="002714CF">
      <w:pPr>
        <w:rPr>
          <w:lang w:val="vi-VN"/>
        </w:rPr>
      </w:pPr>
      <w:r w:rsidRPr="00E56A75">
        <w:t xml:space="preserve">[1] W. Lu, J. Li, J. Wang, and L. Qin, “A CNN-BILSTM-AM method for stock price prediction,” Neural Comput. Appl., vol. 33, no. 8, pp. 4741–4753, Apr. 2021, </w:t>
      </w:r>
      <w:proofErr w:type="spellStart"/>
      <w:r w:rsidRPr="00E56A75">
        <w:t>doi</w:t>
      </w:r>
      <w:proofErr w:type="spellEnd"/>
      <w:r w:rsidRPr="00E56A75">
        <w:t>: 10.1007/s00521-020-05532-z.</w:t>
      </w:r>
    </w:p>
    <w:p w14:paraId="25320866" w14:textId="7E980678" w:rsidR="002714CF" w:rsidRPr="00E56A75" w:rsidRDefault="00646FDC" w:rsidP="002714CF">
      <w:pPr>
        <w:rPr>
          <w:lang w:val="vi-VN"/>
        </w:rPr>
      </w:pPr>
      <w:r w:rsidRPr="00E56A75">
        <w:t>[2] Indochina Research, “Vietnamese Individual Investors 2021,” Indochina Research, Jul. 22, 2021. [Online]. Available: https://indochina-research.com/vietnamese-individual-investors-2021/. Accessed: Apr. 14, 2025.</w:t>
      </w:r>
    </w:p>
    <w:p w14:paraId="1633FC2A" w14:textId="77777777" w:rsidR="0096759D" w:rsidRPr="00E56A75" w:rsidRDefault="00FD4319" w:rsidP="002714CF">
      <w:pPr>
        <w:rPr>
          <w:lang w:val="vi-VN"/>
        </w:rPr>
      </w:pPr>
      <w:r w:rsidRPr="00E56A75">
        <w:t xml:space="preserve">[3] V. Singh, “Machine Learning Models for Stock Market and Investment Predictions,” Int. J. </w:t>
      </w:r>
      <w:proofErr w:type="spellStart"/>
      <w:r w:rsidRPr="00E56A75">
        <w:t>Enhanc</w:t>
      </w:r>
      <w:proofErr w:type="spellEnd"/>
      <w:r w:rsidRPr="00E56A75">
        <w:t xml:space="preserve">. Res. Manag. Comput. Appl., vol. 12, no. 7, pp. 74–87, Jul. 2023. </w:t>
      </w:r>
    </w:p>
    <w:p w14:paraId="0D46ED63" w14:textId="77777777" w:rsidR="00F84522" w:rsidRPr="00E56A75" w:rsidRDefault="00FD4319" w:rsidP="00F84522">
      <w:pPr>
        <w:rPr>
          <w:lang w:val="vi-VN"/>
        </w:rPr>
      </w:pPr>
      <w:r w:rsidRPr="00E56A75">
        <w:t xml:space="preserve">[4] H. Ni et al., “Harnessing Earnings Reports for Stock Predictions: A </w:t>
      </w:r>
      <w:proofErr w:type="spellStart"/>
      <w:r w:rsidRPr="00E56A75">
        <w:t>QLoRA</w:t>
      </w:r>
      <w:proofErr w:type="spellEnd"/>
      <w:r w:rsidRPr="00E56A75">
        <w:t xml:space="preserve">-Enhanced LLM Approach,” 2024 6th International Conference on Data-driven Optimization of Complex Systems (DOCS), Hangzhou, China, 2024, pp. 909-915, </w:t>
      </w:r>
      <w:proofErr w:type="spellStart"/>
      <w:r w:rsidRPr="00E56A75">
        <w:t>doi</w:t>
      </w:r>
      <w:proofErr w:type="spellEnd"/>
      <w:r w:rsidRPr="00E56A75">
        <w:t>: 10.1109/DOCS63458.2024.10704454</w:t>
      </w:r>
    </w:p>
    <w:p w14:paraId="15348D37" w14:textId="77777777" w:rsidR="001D6357" w:rsidRPr="00E56A75" w:rsidRDefault="00F84522" w:rsidP="001D6357">
      <w:pPr>
        <w:rPr>
          <w:lang w:val="vi-VN"/>
        </w:rPr>
      </w:pPr>
      <w:r w:rsidRPr="00E56A75">
        <w:t>[</w:t>
      </w:r>
      <w:r w:rsidRPr="00E56A75">
        <w:rPr>
          <w:lang w:val="vi-VN"/>
        </w:rPr>
        <w:t>5</w:t>
      </w:r>
      <w:r w:rsidRPr="00E56A75">
        <w:t xml:space="preserve">] Q. Ge, “Enhancing stock market forecasting: A hybrid model for accurate prediction of S&amp;P 500 and CSI 300 future prices,” </w:t>
      </w:r>
      <w:r w:rsidRPr="00E56A75">
        <w:rPr>
          <w:rStyle w:val="Emphasis"/>
        </w:rPr>
        <w:t xml:space="preserve">Expert Systems </w:t>
      </w:r>
      <w:proofErr w:type="gramStart"/>
      <w:r w:rsidRPr="00E56A75">
        <w:rPr>
          <w:rStyle w:val="Emphasis"/>
        </w:rPr>
        <w:t>With</w:t>
      </w:r>
      <w:proofErr w:type="gramEnd"/>
      <w:r w:rsidRPr="00E56A75">
        <w:rPr>
          <w:rStyle w:val="Emphasis"/>
        </w:rPr>
        <w:t xml:space="preserve"> Applications</w:t>
      </w:r>
      <w:r w:rsidRPr="00E56A75">
        <w:t>, vol. 260, p. 125380, Sep. 2024.</w:t>
      </w:r>
    </w:p>
    <w:p w14:paraId="56482A10" w14:textId="4DC90FA9" w:rsidR="005775D3" w:rsidRPr="00E56A75" w:rsidRDefault="00441D59" w:rsidP="005775D3">
      <w:pPr>
        <w:rPr>
          <w:lang w:val="en-US"/>
        </w:rPr>
      </w:pPr>
      <w:r w:rsidRPr="00E56A75">
        <w:rPr>
          <w:rFonts w:eastAsia="Times New Roman" w:cs="Times New Roman"/>
        </w:rPr>
        <w:t>[</w:t>
      </w:r>
      <w:r w:rsidR="001D6357" w:rsidRPr="00E56A75">
        <w:rPr>
          <w:rFonts w:eastAsia="Times New Roman" w:cs="Times New Roman"/>
          <w:lang w:val="vi-VN"/>
        </w:rPr>
        <w:t>6</w:t>
      </w:r>
      <w:r w:rsidRPr="00E56A75">
        <w:rPr>
          <w:rFonts w:eastAsia="Times New Roman" w:cs="Times New Roman"/>
        </w:rPr>
        <w:t xml:space="preserve">] </w:t>
      </w:r>
      <w:r w:rsidR="006314F6" w:rsidRPr="00E56A75">
        <w:t xml:space="preserve">World Economic Forum, Boston Consulting Group, and Robinhood, </w:t>
      </w:r>
      <w:r w:rsidR="006314F6" w:rsidRPr="00E56A75">
        <w:rPr>
          <w:rStyle w:val="Emphasis"/>
        </w:rPr>
        <w:t>2024 Global Retail Investor Outlook</w:t>
      </w:r>
      <w:r w:rsidR="006314F6" w:rsidRPr="00E56A75">
        <w:t>. 2024.</w:t>
      </w:r>
    </w:p>
    <w:p w14:paraId="731F494E" w14:textId="0335E9A3" w:rsidR="005775D3" w:rsidRPr="00E56A75" w:rsidRDefault="00E45046" w:rsidP="005775D3">
      <w:pPr>
        <w:rPr>
          <w:lang w:val="en-US"/>
        </w:rPr>
      </w:pPr>
      <w:r w:rsidRPr="00E56A75">
        <w:rPr>
          <w:rFonts w:eastAsia="Times New Roman" w:cs="Times New Roman"/>
        </w:rPr>
        <w:t>[7]</w:t>
      </w:r>
      <w:r w:rsidR="00441D59" w:rsidRPr="00E56A75">
        <w:rPr>
          <w:rFonts w:eastAsia="Times New Roman" w:cs="Times New Roman"/>
        </w:rPr>
        <w:t xml:space="preserve"> </w:t>
      </w:r>
      <w:r w:rsidR="005F7610" w:rsidRPr="00E56A75">
        <w:t xml:space="preserve">Organisation for Economic Co-operation and Development, </w:t>
      </w:r>
      <w:r w:rsidR="005F7610" w:rsidRPr="00E56A75">
        <w:rPr>
          <w:rStyle w:val="Emphasis"/>
        </w:rPr>
        <w:t>Supporting the New Generation of Retail Investors in France</w:t>
      </w:r>
      <w:r w:rsidR="005F7610" w:rsidRPr="00E56A75">
        <w:t>, OECD Business and Finance Policy Papers, no. 672, 2024.</w:t>
      </w:r>
    </w:p>
    <w:p w14:paraId="1C8A0021" w14:textId="50CB5D3E" w:rsidR="005775D3" w:rsidRPr="00E56A75" w:rsidRDefault="00E45046" w:rsidP="005775D3">
      <w:pPr>
        <w:rPr>
          <w:lang w:val="en-US"/>
        </w:rPr>
      </w:pPr>
      <w:r w:rsidRPr="00E56A75">
        <w:rPr>
          <w:rFonts w:eastAsia="Times New Roman" w:cs="Times New Roman"/>
        </w:rPr>
        <w:t>[8]</w:t>
      </w:r>
      <w:r w:rsidR="00441D59" w:rsidRPr="00E56A75">
        <w:rPr>
          <w:rFonts w:eastAsia="Times New Roman" w:cs="Times New Roman"/>
        </w:rPr>
        <w:t xml:space="preserve"> </w:t>
      </w:r>
      <w:r w:rsidR="002D2E51" w:rsidRPr="00E56A75">
        <w:t xml:space="preserve">Bank for International Settlements, </w:t>
      </w:r>
      <w:r w:rsidR="002D2E51" w:rsidRPr="00E56A75">
        <w:rPr>
          <w:rStyle w:val="Emphasis"/>
        </w:rPr>
        <w:t>Annual Economic Report 2024</w:t>
      </w:r>
      <w:r w:rsidR="002D2E51" w:rsidRPr="00E56A75">
        <w:rPr>
          <w:rFonts w:eastAsia="Times New Roman" w:cs="Times New Roman"/>
        </w:rPr>
        <w:t>.</w:t>
      </w:r>
      <w:r w:rsidR="002D2E51" w:rsidRPr="00E56A75">
        <w:t xml:space="preserve"> Basel, Switzerland: BIS, 2024.</w:t>
      </w:r>
    </w:p>
    <w:p w14:paraId="552CD154" w14:textId="1DA6E07D" w:rsidR="0049616B" w:rsidRPr="00E56A75" w:rsidRDefault="002B4957" w:rsidP="0049616B">
      <w:r w:rsidRPr="00E56A75">
        <w:rPr>
          <w:rFonts w:eastAsia="Times New Roman" w:cs="Times New Roman"/>
        </w:rPr>
        <w:t>[9]</w:t>
      </w:r>
      <w:r w:rsidR="00441D59" w:rsidRPr="00E56A75">
        <w:rPr>
          <w:rFonts w:eastAsia="Times New Roman" w:cs="Times New Roman"/>
        </w:rPr>
        <w:t xml:space="preserve"> </w:t>
      </w:r>
      <w:r w:rsidR="00150811" w:rsidRPr="00E56A75">
        <w:rPr>
          <w:rFonts w:cs="Times New Roman"/>
          <w:color w:val="333333"/>
          <w:shd w:val="clear" w:color="auto" w:fill="FFFFFF"/>
        </w:rPr>
        <w:t>Vuong PH, Phu LH, Van Nguyen TH, Duy LN, Bao PT, Trinh TD</w:t>
      </w:r>
      <w:r w:rsidR="00D27316" w:rsidRPr="00E56A75">
        <w:t xml:space="preserve">, “A bibliometric literature review of stock price forecasting: From statistical models to deep learning,” </w:t>
      </w:r>
      <w:r w:rsidR="00D27316" w:rsidRPr="00E56A75">
        <w:rPr>
          <w:rStyle w:val="Emphasis"/>
        </w:rPr>
        <w:t>Inf.</w:t>
      </w:r>
      <w:r w:rsidR="00D27316" w:rsidRPr="00E56A75">
        <w:t>, SAGE Publ., 2024.</w:t>
      </w:r>
    </w:p>
    <w:p w14:paraId="6FEF14A1" w14:textId="72FD60C9" w:rsidR="00F06C87" w:rsidRPr="00E56A75" w:rsidRDefault="00F06C87" w:rsidP="0049616B">
      <w:r w:rsidRPr="00E56A75">
        <w:rPr>
          <w:rFonts w:eastAsia="Times New Roman" w:cs="Times New Roman"/>
        </w:rPr>
        <w:t xml:space="preserve">[10] </w:t>
      </w:r>
      <w:r w:rsidRPr="00E56A75">
        <w:t xml:space="preserve">X. Chen, H. Xie, Z. Li, H. Zhang, X. Tao, and F. L. Wang, “Sentiment analysis for stock market research: A bibliometric study,” </w:t>
      </w:r>
      <w:r w:rsidRPr="00E56A75">
        <w:rPr>
          <w:rStyle w:val="Emphasis"/>
        </w:rPr>
        <w:t>Natural Lang. Process. J.</w:t>
      </w:r>
      <w:r w:rsidRPr="00E56A75">
        <w:t xml:space="preserve">, vol. 2, Art. 100125, 2025, </w:t>
      </w:r>
      <w:proofErr w:type="spellStart"/>
      <w:r w:rsidRPr="00E56A75">
        <w:t>doi</w:t>
      </w:r>
      <w:proofErr w:type="spellEnd"/>
      <w:r w:rsidRPr="00E56A75">
        <w:t>: 10.1016/j.nlp.2025.100125.</w:t>
      </w:r>
    </w:p>
    <w:p w14:paraId="7D6DDDDE" w14:textId="3C1FC2F5" w:rsidR="0064505F" w:rsidRPr="00E56A75" w:rsidRDefault="002B4957" w:rsidP="0049616B">
      <w:pPr>
        <w:rPr>
          <w:lang w:val="en-US"/>
        </w:rPr>
      </w:pPr>
      <w:r w:rsidRPr="00E56A75">
        <w:rPr>
          <w:rFonts w:eastAsia="Times New Roman" w:cs="Times New Roman"/>
        </w:rPr>
        <w:t>[11]</w:t>
      </w:r>
      <w:r w:rsidR="0064505F" w:rsidRPr="00E56A75">
        <w:rPr>
          <w:rFonts w:eastAsia="Times New Roman" w:cs="Times New Roman"/>
        </w:rPr>
        <w:t xml:space="preserve"> </w:t>
      </w:r>
      <w:r w:rsidR="0064505F" w:rsidRPr="00E56A75">
        <w:t xml:space="preserve">J. Qin, “MSMF: Multi-scale multi-modal fusion for enhanced stock market prediction,” </w:t>
      </w:r>
      <w:proofErr w:type="spellStart"/>
      <w:r w:rsidR="0064505F" w:rsidRPr="00E56A75">
        <w:rPr>
          <w:rStyle w:val="Emphasis"/>
        </w:rPr>
        <w:t>arXiv</w:t>
      </w:r>
      <w:proofErr w:type="spellEnd"/>
      <w:r w:rsidR="0064505F" w:rsidRPr="00E56A75">
        <w:rPr>
          <w:rStyle w:val="Emphasis"/>
        </w:rPr>
        <w:t xml:space="preserve"> preprint</w:t>
      </w:r>
      <w:r w:rsidR="0064505F" w:rsidRPr="00E56A75">
        <w:t>, arXiv:2409.07855 [</w:t>
      </w:r>
      <w:proofErr w:type="spellStart"/>
      <w:proofErr w:type="gramStart"/>
      <w:r w:rsidR="0064505F" w:rsidRPr="00E56A75">
        <w:t>cs.CE</w:t>
      </w:r>
      <w:proofErr w:type="spellEnd"/>
      <w:proofErr w:type="gramEnd"/>
      <w:r w:rsidR="0064505F" w:rsidRPr="00E56A75">
        <w:t xml:space="preserve">], Sep. 12, 2024, </w:t>
      </w:r>
      <w:proofErr w:type="spellStart"/>
      <w:r w:rsidR="0064505F" w:rsidRPr="00E56A75">
        <w:t>doi</w:t>
      </w:r>
      <w:proofErr w:type="spellEnd"/>
      <w:r w:rsidR="0064505F" w:rsidRPr="00E56A75">
        <w:t>: 10.48550/arXiv.2409.07855.</w:t>
      </w:r>
    </w:p>
    <w:p w14:paraId="748798B2" w14:textId="70C839AA" w:rsidR="003B51B7" w:rsidRPr="00E56A75" w:rsidRDefault="002B4957" w:rsidP="003B51B7">
      <w:r w:rsidRPr="00E56A75">
        <w:rPr>
          <w:rFonts w:eastAsia="Times New Roman" w:cs="Times New Roman"/>
        </w:rPr>
        <w:t>[12]</w:t>
      </w:r>
      <w:r w:rsidR="00441D59" w:rsidRPr="00E56A75">
        <w:rPr>
          <w:rFonts w:eastAsia="Times New Roman" w:cs="Times New Roman"/>
          <w:b/>
          <w:bCs/>
        </w:rPr>
        <w:t xml:space="preserve"> </w:t>
      </w:r>
      <w:r w:rsidR="0049616B" w:rsidRPr="00E56A75">
        <w:t xml:space="preserve">W. Bao, Y. Cao, Y. Yang, H. Che, J. Huang, and S. Wen, “Data-driven stock forecasting models based on neural networks: A review,” </w:t>
      </w:r>
      <w:r w:rsidR="0049616B" w:rsidRPr="00E56A75">
        <w:rPr>
          <w:rStyle w:val="Emphasis"/>
        </w:rPr>
        <w:t>Inf. Fusion</w:t>
      </w:r>
      <w:r w:rsidR="0049616B" w:rsidRPr="00E56A75">
        <w:t xml:space="preserve">, vol. 115, Art. 102616, 2025, </w:t>
      </w:r>
      <w:proofErr w:type="spellStart"/>
      <w:r w:rsidR="0049616B" w:rsidRPr="00E56A75">
        <w:t>doi</w:t>
      </w:r>
      <w:proofErr w:type="spellEnd"/>
      <w:r w:rsidR="0049616B" w:rsidRPr="00E56A75">
        <w:t>: 10.1016/j.inffus.2024.102616.</w:t>
      </w:r>
    </w:p>
    <w:p w14:paraId="7A0660FF" w14:textId="62381CFE" w:rsidR="003B51B7" w:rsidRPr="00E56A75" w:rsidRDefault="00AF6066" w:rsidP="00064953">
      <w:r w:rsidRPr="00E56A75">
        <w:rPr>
          <w:rFonts w:eastAsia="Times New Roman" w:cs="Times New Roman"/>
        </w:rPr>
        <w:t>[13]</w:t>
      </w:r>
      <w:r w:rsidR="00441D59" w:rsidRPr="00E56A75">
        <w:rPr>
          <w:rFonts w:eastAsia="Times New Roman" w:cs="Times New Roman"/>
          <w:b/>
          <w:bCs/>
        </w:rPr>
        <w:t xml:space="preserve"> </w:t>
      </w:r>
      <w:r w:rsidR="003B51B7" w:rsidRPr="00E56A75">
        <w:t xml:space="preserve">M. S. M. Bhuiyan, M. A. Rafi, G. N. Rodrigues, M. N. H. Mir, A. Ishraq, M. F. Mridha, and J. Shin, “Deep learning for algorithmic trading: A systematic review of predictive models and optimization strategies,” </w:t>
      </w:r>
      <w:r w:rsidR="003B51B7" w:rsidRPr="00E56A75">
        <w:rPr>
          <w:rStyle w:val="Emphasis"/>
        </w:rPr>
        <w:t>Array</w:t>
      </w:r>
      <w:r w:rsidR="003B51B7" w:rsidRPr="00E56A75">
        <w:t xml:space="preserve">, vol. 20, Art. 100390, 2025, </w:t>
      </w:r>
      <w:proofErr w:type="spellStart"/>
      <w:r w:rsidR="003B51B7" w:rsidRPr="00E56A75">
        <w:t>doi</w:t>
      </w:r>
      <w:proofErr w:type="spellEnd"/>
      <w:r w:rsidR="003B51B7" w:rsidRPr="00E56A75">
        <w:t>: 10.1016/j.array.2025.100390.</w:t>
      </w:r>
    </w:p>
    <w:p w14:paraId="79F5A34B" w14:textId="5534751A" w:rsidR="008B2C26" w:rsidRPr="00E56A75" w:rsidRDefault="00AF6066" w:rsidP="00064953">
      <w:pPr>
        <w:rPr>
          <w:lang w:val="en-US"/>
        </w:rPr>
      </w:pPr>
      <w:r w:rsidRPr="00E56A75">
        <w:rPr>
          <w:rFonts w:eastAsia="Times New Roman" w:cs="Times New Roman"/>
        </w:rPr>
        <w:t>[14]</w:t>
      </w:r>
      <w:r w:rsidR="008B2C26" w:rsidRPr="00E56A75">
        <w:rPr>
          <w:rFonts w:eastAsia="Times New Roman" w:cs="Times New Roman"/>
        </w:rPr>
        <w:t xml:space="preserve"> </w:t>
      </w:r>
      <w:r w:rsidR="008B2C26" w:rsidRPr="00E56A75">
        <w:rPr>
          <w:rFonts w:eastAsia="SimSun" w:cs="Times New Roman"/>
          <w:color w:val="000000"/>
          <w:lang w:val="en-US"/>
        </w:rPr>
        <w:t xml:space="preserve">J. </w:t>
      </w:r>
      <w:proofErr w:type="spellStart"/>
      <w:r w:rsidR="008B2C26" w:rsidRPr="00E56A75">
        <w:rPr>
          <w:rFonts w:eastAsia="SimSun" w:cs="Times New Roman"/>
          <w:color w:val="000000"/>
          <w:lang w:val="en-US"/>
        </w:rPr>
        <w:t>Černevičienė</w:t>
      </w:r>
      <w:proofErr w:type="spellEnd"/>
      <w:r w:rsidR="008B2C26" w:rsidRPr="00E56A75">
        <w:t xml:space="preserve">, </w:t>
      </w:r>
      <w:r w:rsidR="008B2C26" w:rsidRPr="00E56A75">
        <w:rPr>
          <w:rFonts w:eastAsia="SimSun" w:cs="Times New Roman"/>
          <w:color w:val="000000"/>
          <w:lang w:val="en-US"/>
        </w:rPr>
        <w:t xml:space="preserve">A. </w:t>
      </w:r>
      <w:proofErr w:type="spellStart"/>
      <w:r w:rsidR="008B2C26" w:rsidRPr="00E56A75">
        <w:rPr>
          <w:rFonts w:eastAsia="SimSun" w:cs="Times New Roman"/>
          <w:color w:val="000000"/>
          <w:lang w:val="en-US"/>
        </w:rPr>
        <w:t>Kabašinskas</w:t>
      </w:r>
      <w:proofErr w:type="spellEnd"/>
      <w:r w:rsidR="008B2C26" w:rsidRPr="00E56A75">
        <w:t xml:space="preserve">, “Explainable artificial intelligence (XAI) in finance: A systematic literature review,” </w:t>
      </w:r>
      <w:proofErr w:type="spellStart"/>
      <w:r w:rsidR="008B2C26" w:rsidRPr="00E56A75">
        <w:rPr>
          <w:rStyle w:val="Emphasis"/>
        </w:rPr>
        <w:t>Artif</w:t>
      </w:r>
      <w:proofErr w:type="spellEnd"/>
      <w:r w:rsidR="008B2C26" w:rsidRPr="00E56A75">
        <w:rPr>
          <w:rStyle w:val="Emphasis"/>
        </w:rPr>
        <w:t xml:space="preserve">. </w:t>
      </w:r>
      <w:proofErr w:type="spellStart"/>
      <w:r w:rsidR="008B2C26" w:rsidRPr="00E56A75">
        <w:rPr>
          <w:rStyle w:val="Emphasis"/>
        </w:rPr>
        <w:t>Intell</w:t>
      </w:r>
      <w:proofErr w:type="spellEnd"/>
      <w:r w:rsidR="008B2C26" w:rsidRPr="00E56A75">
        <w:rPr>
          <w:rStyle w:val="Emphasis"/>
        </w:rPr>
        <w:t>. Rev.</w:t>
      </w:r>
      <w:r w:rsidR="008B2C26" w:rsidRPr="00E56A75">
        <w:t>, 2024.</w:t>
      </w:r>
    </w:p>
    <w:p w14:paraId="6BABD8B8" w14:textId="100DB99B" w:rsidR="005775D3" w:rsidRPr="00E56A75" w:rsidRDefault="0055442C" w:rsidP="005775D3">
      <w:pPr>
        <w:rPr>
          <w:lang w:val="en-US"/>
        </w:rPr>
      </w:pPr>
      <w:r w:rsidRPr="00E56A75">
        <w:rPr>
          <w:rFonts w:eastAsia="Times New Roman" w:cs="Times New Roman"/>
        </w:rPr>
        <w:t>[15]</w:t>
      </w:r>
      <w:r w:rsidR="00441D59" w:rsidRPr="00E56A75">
        <w:rPr>
          <w:rFonts w:eastAsia="Times New Roman" w:cs="Times New Roman"/>
        </w:rPr>
        <w:t xml:space="preserve"> </w:t>
      </w:r>
      <w:r w:rsidR="00562EA3" w:rsidRPr="00E56A75">
        <w:t>International Organization of Securities Commissions,</w:t>
      </w:r>
      <w:r w:rsidR="00562EA3" w:rsidRPr="00E56A75">
        <w:rPr>
          <w:rFonts w:eastAsia="Times New Roman" w:cs="Times New Roman"/>
        </w:rPr>
        <w:t xml:space="preserve"> </w:t>
      </w:r>
      <w:r w:rsidR="00562EA3" w:rsidRPr="00E56A75">
        <w:rPr>
          <w:rStyle w:val="Emphasis"/>
        </w:rPr>
        <w:t>Artificial Intelligence in Capital Markets: Use Cases, Risks, and Public Policy Considerations</w:t>
      </w:r>
      <w:r w:rsidR="00562EA3" w:rsidRPr="00E56A75">
        <w:t>.</w:t>
      </w:r>
      <w:r w:rsidR="00562EA3" w:rsidRPr="00E56A75">
        <w:rPr>
          <w:rFonts w:eastAsia="Times New Roman" w:cs="Times New Roman"/>
        </w:rPr>
        <w:t xml:space="preserve"> 2025.</w:t>
      </w:r>
    </w:p>
    <w:p w14:paraId="687C1052" w14:textId="2D596EFE" w:rsidR="005775D3" w:rsidRPr="00E56A75" w:rsidRDefault="00981C14" w:rsidP="005775D3">
      <w:pPr>
        <w:rPr>
          <w:rFonts w:eastAsia="Times New Roman" w:cs="Times New Roman"/>
        </w:rPr>
      </w:pPr>
      <w:r w:rsidRPr="00E56A75">
        <w:rPr>
          <w:rFonts w:eastAsia="Times New Roman" w:cs="Times New Roman"/>
        </w:rPr>
        <w:t>[16]</w:t>
      </w:r>
      <w:r w:rsidR="00441D59" w:rsidRPr="00E56A75">
        <w:rPr>
          <w:rFonts w:eastAsia="Times New Roman" w:cs="Times New Roman"/>
        </w:rPr>
        <w:t xml:space="preserve"> </w:t>
      </w:r>
      <w:r w:rsidR="00797AE8" w:rsidRPr="00E56A75">
        <w:t xml:space="preserve">European Securities and Markets Authority, </w:t>
      </w:r>
      <w:r w:rsidR="00797AE8" w:rsidRPr="00E56A75">
        <w:rPr>
          <w:rStyle w:val="Emphasis"/>
        </w:rPr>
        <w:t>Guidance for Firms Using Artificial Intelligence in Retail Investment Services</w:t>
      </w:r>
      <w:r w:rsidR="00797AE8" w:rsidRPr="00E56A75">
        <w:t>.</w:t>
      </w:r>
      <w:r w:rsidR="00797AE8" w:rsidRPr="00E56A75">
        <w:rPr>
          <w:rFonts w:eastAsia="Times New Roman" w:cs="Times New Roman"/>
        </w:rPr>
        <w:t xml:space="preserve"> 2024.</w:t>
      </w:r>
    </w:p>
    <w:p w14:paraId="093852C5" w14:textId="416EE1B1" w:rsidR="00981C14" w:rsidRPr="00E56A75" w:rsidRDefault="00981C14" w:rsidP="005775D3">
      <w:pPr>
        <w:rPr>
          <w:lang w:val="en-US"/>
        </w:rPr>
      </w:pPr>
      <w:r w:rsidRPr="00E56A75">
        <w:rPr>
          <w:rFonts w:eastAsia="Times New Roman" w:cs="Times New Roman"/>
        </w:rPr>
        <w:t xml:space="preserve">[17] </w:t>
      </w:r>
      <w:r w:rsidRPr="00E56A75">
        <w:t xml:space="preserve">D. Muhammad, I. Ahmed, K. Naveed, and M. </w:t>
      </w:r>
      <w:proofErr w:type="spellStart"/>
      <w:r w:rsidRPr="00E56A75">
        <w:t>Bendechache</w:t>
      </w:r>
      <w:proofErr w:type="spellEnd"/>
      <w:r w:rsidRPr="00E56A75">
        <w:t xml:space="preserve">, “An explainable deep learning approach for stock market trend prediction,” </w:t>
      </w:r>
      <w:proofErr w:type="spellStart"/>
      <w:r w:rsidRPr="00E56A75">
        <w:rPr>
          <w:rStyle w:val="Emphasis"/>
        </w:rPr>
        <w:t>Heliyon</w:t>
      </w:r>
      <w:proofErr w:type="spellEnd"/>
      <w:r w:rsidRPr="00E56A75">
        <w:t>, vol. 10, no. 21, Art. e40095, Nov. 15, 2024.</w:t>
      </w:r>
    </w:p>
    <w:p w14:paraId="76A6F1D3" w14:textId="1F7440EF" w:rsidR="0030737F" w:rsidRPr="00E56A75" w:rsidRDefault="0030737F" w:rsidP="005775D3">
      <w:r w:rsidRPr="00E56A75">
        <w:t xml:space="preserve">[18] Q. Chen and H. Kawashima, “Sentiment-aware stock price prediction with Transformer and LLM-generated formulaic alpha,” </w:t>
      </w:r>
      <w:proofErr w:type="spellStart"/>
      <w:r w:rsidRPr="00E56A75">
        <w:rPr>
          <w:rStyle w:val="Emphasis"/>
        </w:rPr>
        <w:t>arXiv</w:t>
      </w:r>
      <w:proofErr w:type="spellEnd"/>
      <w:r w:rsidRPr="00E56A75">
        <w:rPr>
          <w:rStyle w:val="Emphasis"/>
        </w:rPr>
        <w:t xml:space="preserve"> preprint</w:t>
      </w:r>
      <w:r w:rsidRPr="00E56A75">
        <w:t>, arXiv:2508.04975, Aug. 2025.</w:t>
      </w:r>
    </w:p>
    <w:p w14:paraId="5383930A" w14:textId="35FF7CEB" w:rsidR="00CB2801" w:rsidRPr="00E56A75" w:rsidRDefault="00F10E3F" w:rsidP="005775D3">
      <w:r w:rsidRPr="00E56A75">
        <w:t>[19]</w:t>
      </w:r>
      <w:r w:rsidR="00CB2801" w:rsidRPr="00E56A75">
        <w:t xml:space="preserve"> S. Singh, M. Singh, and S. Attri, “Mapping stock market dynamics: A tripartite neural network approach using modified grid search for stock market prediction,” </w:t>
      </w:r>
      <w:r w:rsidR="00CB2801" w:rsidRPr="00E56A75">
        <w:rPr>
          <w:rStyle w:val="Emphasis"/>
        </w:rPr>
        <w:t xml:space="preserve">Expert Systems </w:t>
      </w:r>
      <w:proofErr w:type="gramStart"/>
      <w:r w:rsidR="00CB2801" w:rsidRPr="00E56A75">
        <w:rPr>
          <w:rStyle w:val="Emphasis"/>
        </w:rPr>
        <w:t>With</w:t>
      </w:r>
      <w:proofErr w:type="gramEnd"/>
      <w:r w:rsidR="00CB2801" w:rsidRPr="00E56A75">
        <w:rPr>
          <w:rStyle w:val="Emphasis"/>
        </w:rPr>
        <w:t xml:space="preserve"> Applications</w:t>
      </w:r>
      <w:r w:rsidR="00CB2801" w:rsidRPr="00E56A75">
        <w:t>, vol. 278, p. 127243, Mar. 2025.</w:t>
      </w:r>
    </w:p>
    <w:p w14:paraId="32D8A5CE" w14:textId="157C5EE4" w:rsidR="00190772" w:rsidRPr="00E56A75" w:rsidRDefault="00F10E3F" w:rsidP="005775D3">
      <w:r w:rsidRPr="00E56A75">
        <w:t>[20]</w:t>
      </w:r>
      <w:r w:rsidR="00190772" w:rsidRPr="00E56A75">
        <w:t xml:space="preserve"> P. U. </w:t>
      </w:r>
      <w:proofErr w:type="spellStart"/>
      <w:r w:rsidR="00190772" w:rsidRPr="00E56A75">
        <w:t>Rukmana</w:t>
      </w:r>
      <w:proofErr w:type="spellEnd"/>
      <w:r w:rsidR="00190772" w:rsidRPr="00E56A75">
        <w:t xml:space="preserve">, </w:t>
      </w:r>
      <w:proofErr w:type="spellStart"/>
      <w:r w:rsidR="00190772" w:rsidRPr="00E56A75">
        <w:t>Asriana</w:t>
      </w:r>
      <w:proofErr w:type="spellEnd"/>
      <w:r w:rsidR="00190772" w:rsidRPr="00E56A75">
        <w:t xml:space="preserve">, and H. </w:t>
      </w:r>
      <w:proofErr w:type="spellStart"/>
      <w:r w:rsidR="00190772" w:rsidRPr="00E56A75">
        <w:t>Fakhrurroja</w:t>
      </w:r>
      <w:proofErr w:type="spellEnd"/>
      <w:r w:rsidR="00190772" w:rsidRPr="00E56A75">
        <w:t xml:space="preserve">, “Application of LSTM, RNN, and Transformer in stock price prediction of information technology companies: A comparative analysis,” in </w:t>
      </w:r>
      <w:r w:rsidR="00190772" w:rsidRPr="00E56A75">
        <w:rPr>
          <w:rStyle w:val="Emphasis"/>
        </w:rPr>
        <w:t>Proc. Int. Conf. on Computer, Control, Informatics and its Applications (IC3INA)</w:t>
      </w:r>
      <w:r w:rsidR="00190772" w:rsidRPr="00E56A75">
        <w:t>, Bandung, Indonesia, 2024, pp. 249–254.</w:t>
      </w:r>
    </w:p>
    <w:p w14:paraId="117DB384" w14:textId="273FB9F2" w:rsidR="0099075F" w:rsidRPr="00E56A75" w:rsidRDefault="00F10E3F" w:rsidP="00F10E3F">
      <w:r w:rsidRPr="00E56A75">
        <w:t>[21]</w:t>
      </w:r>
      <w:r w:rsidR="0099075F" w:rsidRPr="00E56A75">
        <w:t xml:space="preserve"> Z. Chen, B. Liu, J. Zheng, and P.-G. Ye, “Multi-iTR: A Transformer-based multi-task learning framework for stock closing price prediction,” </w:t>
      </w:r>
      <w:r w:rsidR="0099075F" w:rsidRPr="00E56A75">
        <w:rPr>
          <w:rStyle w:val="Emphasis"/>
        </w:rPr>
        <w:t>Preprint</w:t>
      </w:r>
      <w:r w:rsidR="0099075F" w:rsidRPr="00E56A75">
        <w:t>, Beijing Institute of Technology, Feb. 2025. [Online]. Available: https://ssrn.com/abstract=5170218</w:t>
      </w:r>
    </w:p>
    <w:p w14:paraId="1AB16A36" w14:textId="77777777" w:rsidR="002E7296" w:rsidRDefault="002E7296" w:rsidP="0099075F">
      <w:pPr>
        <w:spacing w:before="240" w:after="240"/>
        <w:rPr>
          <w:lang w:val="vi-VN"/>
        </w:rPr>
      </w:pPr>
    </w:p>
    <w:p w14:paraId="004514A7" w14:textId="51C640BD" w:rsidR="002E7296" w:rsidRPr="007F789E" w:rsidRDefault="007F789E" w:rsidP="007F789E">
      <w:pPr>
        <w:jc w:val="left"/>
        <w:rPr>
          <w:lang w:val="en-US"/>
        </w:rPr>
      </w:pPr>
      <w:r>
        <w:rPr>
          <w:lang w:val="vi-VN"/>
        </w:rPr>
        <w:br w:type="page"/>
      </w:r>
    </w:p>
    <w:p w14:paraId="415A6A99" w14:textId="77777777" w:rsidR="00B17984" w:rsidRPr="007F789E" w:rsidRDefault="003A1D65" w:rsidP="007F789E">
      <w:pPr>
        <w:pStyle w:val="Heading1"/>
      </w:pPr>
      <w:bookmarkStart w:id="64" w:name="_Toc209562185"/>
      <w:r w:rsidRPr="007F789E">
        <w:lastRenderedPageBreak/>
        <w:t>Appendices</w:t>
      </w:r>
      <w:bookmarkEnd w:id="64"/>
    </w:p>
    <w:p w14:paraId="379A1F22" w14:textId="77777777" w:rsidR="002E7296" w:rsidRDefault="002E7296" w:rsidP="002E7296">
      <w:pPr>
        <w:rPr>
          <w:lang w:val="vi-VN"/>
        </w:rPr>
      </w:pPr>
    </w:p>
    <w:p w14:paraId="085F460C" w14:textId="77777777" w:rsidR="0053322A" w:rsidRDefault="002E7296" w:rsidP="00A02BFC">
      <w:pPr>
        <w:keepNext/>
        <w:jc w:val="center"/>
      </w:pPr>
      <w:r w:rsidRPr="002E7296">
        <w:rPr>
          <w:noProof/>
          <w:lang w:val="vi-VN"/>
        </w:rPr>
        <w:drawing>
          <wp:inline distT="0" distB="0" distL="0" distR="0" wp14:anchorId="33363F21" wp14:editId="2EE25035">
            <wp:extent cx="6283377" cy="3962400"/>
            <wp:effectExtent l="0" t="0" r="3175" b="0"/>
            <wp:docPr id="278748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48446" name="Picture 1" descr="A screenshot of a computer&#10;&#10;AI-generated content may be incorrect."/>
                    <pic:cNvPicPr/>
                  </pic:nvPicPr>
                  <pic:blipFill>
                    <a:blip r:embed="rId21"/>
                    <a:stretch>
                      <a:fillRect/>
                    </a:stretch>
                  </pic:blipFill>
                  <pic:spPr>
                    <a:xfrm>
                      <a:off x="0" y="0"/>
                      <a:ext cx="6307795" cy="3977799"/>
                    </a:xfrm>
                    <a:prstGeom prst="rect">
                      <a:avLst/>
                    </a:prstGeom>
                  </pic:spPr>
                </pic:pic>
              </a:graphicData>
            </a:graphic>
          </wp:inline>
        </w:drawing>
      </w:r>
    </w:p>
    <w:p w14:paraId="2DA0DC82" w14:textId="142E5CA1" w:rsidR="002E7296" w:rsidRPr="002E7296" w:rsidRDefault="0053322A" w:rsidP="002A3D2D">
      <w:pPr>
        <w:pStyle w:val="Caption"/>
        <w:jc w:val="center"/>
        <w:rPr>
          <w:lang w:val="vi-VN"/>
        </w:rPr>
      </w:pPr>
      <w:bookmarkStart w:id="65" w:name="_Toc209559367"/>
      <w:r>
        <w:t xml:space="preserve">Figure </w:t>
      </w:r>
      <w:r>
        <w:fldChar w:fldCharType="begin"/>
      </w:r>
      <w:r>
        <w:instrText xml:space="preserve"> SEQ Figure \* ARABIC </w:instrText>
      </w:r>
      <w:r>
        <w:fldChar w:fldCharType="separate"/>
      </w:r>
      <w:r w:rsidR="00BA62BA">
        <w:rPr>
          <w:noProof/>
        </w:rPr>
        <w:t>12</w:t>
      </w:r>
      <w:r>
        <w:fldChar w:fldCharType="end"/>
      </w:r>
      <w:r w:rsidR="00A02BFC">
        <w:t>.</w:t>
      </w:r>
      <w:r w:rsidR="00EB77C1" w:rsidRPr="00EB77C1">
        <w:rPr>
          <w:i w:val="0"/>
          <w:iCs w:val="0"/>
          <w:color w:val="auto"/>
          <w:sz w:val="22"/>
          <w:szCs w:val="22"/>
        </w:rPr>
        <w:t xml:space="preserve"> </w:t>
      </w:r>
      <w:r w:rsidR="003B62E8">
        <w:t>Common architecture</w:t>
      </w:r>
      <w:r w:rsidR="008D5E6C">
        <w:t>s used for</w:t>
      </w:r>
      <w:r w:rsidR="0040479D">
        <w:t xml:space="preserve"> stock price prediction</w:t>
      </w:r>
      <w:bookmarkEnd w:id="65"/>
    </w:p>
    <w:p w14:paraId="6348E7E4" w14:textId="49C63E9F" w:rsidR="002E7296" w:rsidRPr="00A02BFC" w:rsidRDefault="002E7296" w:rsidP="002E7296">
      <w:pPr>
        <w:rPr>
          <w:lang w:val="en-US"/>
        </w:rPr>
      </w:pPr>
    </w:p>
    <w:p w14:paraId="0444E37E" w14:textId="77777777" w:rsidR="00DA579F" w:rsidRDefault="00DA579F" w:rsidP="002E7296">
      <w:pPr>
        <w:rPr>
          <w:lang w:val="vi-VN"/>
        </w:rPr>
      </w:pPr>
    </w:p>
    <w:p w14:paraId="35799C05" w14:textId="77777777" w:rsidR="0053322A" w:rsidRDefault="00DA579F" w:rsidP="00A02BFC">
      <w:pPr>
        <w:keepNext/>
        <w:jc w:val="center"/>
      </w:pPr>
      <w:r w:rsidRPr="00DA579F">
        <w:rPr>
          <w:noProof/>
          <w:lang w:val="vi-VN"/>
        </w:rPr>
        <w:drawing>
          <wp:inline distT="0" distB="0" distL="0" distR="0" wp14:anchorId="69E04582" wp14:editId="2D415BB7">
            <wp:extent cx="6105525" cy="4038600"/>
            <wp:effectExtent l="0" t="0" r="9525" b="0"/>
            <wp:docPr id="2144040344" name="Picture 1" descr="A collage of birds fly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40344" name="Picture 1" descr="A collage of birds flying&#10;&#10;AI-generated content may be incorrect."/>
                    <pic:cNvPicPr/>
                  </pic:nvPicPr>
                  <pic:blipFill>
                    <a:blip r:embed="rId22"/>
                    <a:stretch>
                      <a:fillRect/>
                    </a:stretch>
                  </pic:blipFill>
                  <pic:spPr>
                    <a:xfrm>
                      <a:off x="0" y="0"/>
                      <a:ext cx="6116603" cy="4045928"/>
                    </a:xfrm>
                    <a:prstGeom prst="rect">
                      <a:avLst/>
                    </a:prstGeom>
                  </pic:spPr>
                </pic:pic>
              </a:graphicData>
            </a:graphic>
          </wp:inline>
        </w:drawing>
      </w:r>
    </w:p>
    <w:p w14:paraId="37581090" w14:textId="45A1FEC7" w:rsidR="00DA579F" w:rsidRDefault="0053322A" w:rsidP="002A3D2D">
      <w:pPr>
        <w:pStyle w:val="Caption"/>
        <w:jc w:val="center"/>
        <w:rPr>
          <w:lang w:val="vi-VN"/>
        </w:rPr>
      </w:pPr>
      <w:bookmarkStart w:id="66" w:name="_Toc209559368"/>
      <w:r>
        <w:t xml:space="preserve">Figure </w:t>
      </w:r>
      <w:r>
        <w:fldChar w:fldCharType="begin"/>
      </w:r>
      <w:r>
        <w:instrText xml:space="preserve"> SEQ Figure \* ARABIC </w:instrText>
      </w:r>
      <w:r>
        <w:fldChar w:fldCharType="separate"/>
      </w:r>
      <w:r w:rsidR="00BA62BA">
        <w:rPr>
          <w:noProof/>
        </w:rPr>
        <w:t>13</w:t>
      </w:r>
      <w:r>
        <w:fldChar w:fldCharType="end"/>
      </w:r>
      <w:r w:rsidR="00D20E39">
        <w:t>.</w:t>
      </w:r>
      <w:r w:rsidR="00E266EA">
        <w:t xml:space="preserve"> Aquila </w:t>
      </w:r>
      <w:proofErr w:type="gramStart"/>
      <w:r w:rsidR="00E266EA">
        <w:t>optimiser</w:t>
      </w:r>
      <w:r w:rsidR="0040479D">
        <w:t xml:space="preserve"> based</w:t>
      </w:r>
      <w:proofErr w:type="gramEnd"/>
      <w:r w:rsidR="0040479D">
        <w:t xml:space="preserve"> idea</w:t>
      </w:r>
      <w:r w:rsidR="00E266EA">
        <w:t xml:space="preserve"> (part 2)</w:t>
      </w:r>
      <w:bookmarkEnd w:id="66"/>
    </w:p>
    <w:p w14:paraId="78E34699" w14:textId="77777777" w:rsidR="00DA579F" w:rsidRDefault="00DA579F" w:rsidP="002E7296">
      <w:pPr>
        <w:rPr>
          <w:lang w:val="vi-VN"/>
        </w:rPr>
      </w:pPr>
    </w:p>
    <w:p w14:paraId="4EE23BAA" w14:textId="77777777" w:rsidR="0053322A" w:rsidRDefault="00CE6A73" w:rsidP="00950F1C">
      <w:pPr>
        <w:keepNext/>
        <w:jc w:val="center"/>
      </w:pPr>
      <w:r w:rsidRPr="00CE6A73">
        <w:rPr>
          <w:noProof/>
          <w:lang w:val="vi-VN"/>
        </w:rPr>
        <w:lastRenderedPageBreak/>
        <w:drawing>
          <wp:inline distT="0" distB="0" distL="0" distR="0" wp14:anchorId="4E1FC1EF" wp14:editId="7D9B097E">
            <wp:extent cx="6629400" cy="7658100"/>
            <wp:effectExtent l="0" t="0" r="0" b="0"/>
            <wp:docPr id="176461042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10423" name="Picture 1" descr="A diagram of a flowchart&#10;&#10;AI-generated content may be incorrect."/>
                    <pic:cNvPicPr/>
                  </pic:nvPicPr>
                  <pic:blipFill>
                    <a:blip r:embed="rId23"/>
                    <a:stretch>
                      <a:fillRect/>
                    </a:stretch>
                  </pic:blipFill>
                  <pic:spPr>
                    <a:xfrm>
                      <a:off x="0" y="0"/>
                      <a:ext cx="6629400" cy="7658100"/>
                    </a:xfrm>
                    <a:prstGeom prst="rect">
                      <a:avLst/>
                    </a:prstGeom>
                  </pic:spPr>
                </pic:pic>
              </a:graphicData>
            </a:graphic>
          </wp:inline>
        </w:drawing>
      </w:r>
    </w:p>
    <w:p w14:paraId="77348D77" w14:textId="321A391B" w:rsidR="00DA579F" w:rsidRDefault="0053322A" w:rsidP="00950F1C">
      <w:pPr>
        <w:pStyle w:val="Caption"/>
        <w:jc w:val="center"/>
        <w:rPr>
          <w:lang w:val="vi-VN"/>
        </w:rPr>
      </w:pPr>
      <w:bookmarkStart w:id="67" w:name="_Toc209559369"/>
      <w:r>
        <w:t xml:space="preserve">Figure </w:t>
      </w:r>
      <w:r>
        <w:fldChar w:fldCharType="begin"/>
      </w:r>
      <w:r>
        <w:instrText xml:space="preserve"> SEQ Figure \* ARABIC </w:instrText>
      </w:r>
      <w:r>
        <w:fldChar w:fldCharType="separate"/>
      </w:r>
      <w:r w:rsidR="00BA62BA">
        <w:rPr>
          <w:noProof/>
        </w:rPr>
        <w:t>14</w:t>
      </w:r>
      <w:r>
        <w:fldChar w:fldCharType="end"/>
      </w:r>
      <w:r w:rsidR="00C231F2">
        <w:t>. Diagram of Aquila optimiser</w:t>
      </w:r>
      <w:bookmarkEnd w:id="67"/>
    </w:p>
    <w:p w14:paraId="3AEAC6C0" w14:textId="77777777" w:rsidR="00DA579F" w:rsidRDefault="00DA579F" w:rsidP="002E7296">
      <w:pPr>
        <w:rPr>
          <w:lang w:val="en-US"/>
        </w:rPr>
      </w:pPr>
    </w:p>
    <w:p w14:paraId="523CE0E2" w14:textId="77777777" w:rsidR="0009313B" w:rsidRDefault="0009313B" w:rsidP="002E7296">
      <w:pPr>
        <w:rPr>
          <w:lang w:val="en-US"/>
        </w:rPr>
      </w:pPr>
    </w:p>
    <w:p w14:paraId="0E4E40EA" w14:textId="77777777" w:rsidR="0009313B" w:rsidRDefault="0009313B" w:rsidP="002E7296">
      <w:pPr>
        <w:rPr>
          <w:lang w:val="en-US"/>
        </w:rPr>
      </w:pPr>
    </w:p>
    <w:p w14:paraId="54B789E8" w14:textId="77777777" w:rsidR="0009313B" w:rsidRDefault="0009313B" w:rsidP="002E7296">
      <w:pPr>
        <w:rPr>
          <w:lang w:val="en-US"/>
        </w:rPr>
      </w:pPr>
    </w:p>
    <w:p w14:paraId="4833EC62" w14:textId="77777777" w:rsidR="0009313B" w:rsidRDefault="0009313B" w:rsidP="002E7296">
      <w:pPr>
        <w:rPr>
          <w:lang w:val="en-US"/>
        </w:rPr>
      </w:pPr>
    </w:p>
    <w:p w14:paraId="22BA25A4" w14:textId="77777777" w:rsidR="0009313B" w:rsidRDefault="0009313B" w:rsidP="002E7296">
      <w:pPr>
        <w:rPr>
          <w:lang w:val="en-US"/>
        </w:rPr>
      </w:pPr>
    </w:p>
    <w:p w14:paraId="4FA99F95" w14:textId="77777777" w:rsidR="0009313B" w:rsidRDefault="0009313B" w:rsidP="002E7296">
      <w:pPr>
        <w:rPr>
          <w:lang w:val="en-US"/>
        </w:rPr>
      </w:pPr>
    </w:p>
    <w:p w14:paraId="15E4FB07" w14:textId="77777777" w:rsidR="0009313B" w:rsidRDefault="0009313B" w:rsidP="002E7296">
      <w:pPr>
        <w:rPr>
          <w:lang w:val="en-US"/>
        </w:rPr>
      </w:pPr>
    </w:p>
    <w:p w14:paraId="0075B886" w14:textId="77777777" w:rsidR="0009313B" w:rsidRDefault="0009313B" w:rsidP="002E7296">
      <w:pPr>
        <w:rPr>
          <w:lang w:val="en-US"/>
        </w:rPr>
      </w:pPr>
    </w:p>
    <w:p w14:paraId="5DDD53A3" w14:textId="77777777" w:rsidR="0009313B" w:rsidRDefault="0009313B" w:rsidP="002E7296">
      <w:pPr>
        <w:rPr>
          <w:lang w:val="en-US"/>
        </w:rPr>
      </w:pPr>
    </w:p>
    <w:p w14:paraId="7E796FBA" w14:textId="77777777" w:rsidR="00BA62BA" w:rsidRDefault="00467B33" w:rsidP="003E6987">
      <w:pPr>
        <w:keepNext/>
        <w:jc w:val="center"/>
      </w:pPr>
      <w:r>
        <w:rPr>
          <w:noProof/>
          <w:lang w:val="en-US"/>
        </w:rPr>
        <w:drawing>
          <wp:inline distT="0" distB="0" distL="0" distR="0" wp14:anchorId="063C789A" wp14:editId="2AB45FBD">
            <wp:extent cx="5958840" cy="6678867"/>
            <wp:effectExtent l="0" t="0" r="3810" b="8255"/>
            <wp:docPr id="542949570" name="Picture 16"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49570" name="Picture 16" descr="A graph with different colored lin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63515" cy="6684107"/>
                    </a:xfrm>
                    <a:prstGeom prst="rect">
                      <a:avLst/>
                    </a:prstGeom>
                  </pic:spPr>
                </pic:pic>
              </a:graphicData>
            </a:graphic>
          </wp:inline>
        </w:drawing>
      </w:r>
    </w:p>
    <w:p w14:paraId="13C02D15" w14:textId="7DFA46A0" w:rsidR="00BA62BA" w:rsidRDefault="00BA62BA" w:rsidP="003E6987">
      <w:pPr>
        <w:pStyle w:val="Caption"/>
        <w:jc w:val="center"/>
      </w:pPr>
      <w:bookmarkStart w:id="68" w:name="_Toc209559370"/>
      <w:r>
        <w:t xml:space="preserve">Figure </w:t>
      </w:r>
      <w:r>
        <w:fldChar w:fldCharType="begin"/>
      </w:r>
      <w:r>
        <w:instrText xml:space="preserve"> SEQ Figure \* ARABIC </w:instrText>
      </w:r>
      <w:r>
        <w:fldChar w:fldCharType="separate"/>
      </w:r>
      <w:r>
        <w:rPr>
          <w:noProof/>
        </w:rPr>
        <w:t>15</w:t>
      </w:r>
      <w:r>
        <w:fldChar w:fldCharType="end"/>
      </w:r>
      <w:r>
        <w:t>: XAI reasoning on OHLCV dataset</w:t>
      </w:r>
      <w:r w:rsidR="003E6987">
        <w:t xml:space="preserve"> based on SHAP (part 1)</w:t>
      </w:r>
      <w:bookmarkEnd w:id="68"/>
    </w:p>
    <w:p w14:paraId="034F15FA" w14:textId="77777777" w:rsidR="003E6987" w:rsidRDefault="00467B33" w:rsidP="003E6987">
      <w:pPr>
        <w:keepNext/>
        <w:jc w:val="center"/>
      </w:pPr>
      <w:r>
        <w:rPr>
          <w:noProof/>
          <w:lang w:val="en-US"/>
        </w:rPr>
        <w:lastRenderedPageBreak/>
        <w:drawing>
          <wp:inline distT="0" distB="0" distL="0" distR="0" wp14:anchorId="1DD198B6" wp14:editId="03DB7E79">
            <wp:extent cx="6309360" cy="6861429"/>
            <wp:effectExtent l="0" t="0" r="0" b="0"/>
            <wp:docPr id="2118324185" name="Picture 17" descr="A graph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24185" name="Picture 17" descr="A graph with blue and whit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314439" cy="6866952"/>
                    </a:xfrm>
                    <a:prstGeom prst="rect">
                      <a:avLst/>
                    </a:prstGeom>
                  </pic:spPr>
                </pic:pic>
              </a:graphicData>
            </a:graphic>
          </wp:inline>
        </w:drawing>
      </w:r>
    </w:p>
    <w:p w14:paraId="0C0AD9B0" w14:textId="4A3CE777" w:rsidR="003E6987" w:rsidRDefault="003E6987" w:rsidP="003E6987">
      <w:pPr>
        <w:pStyle w:val="Caption"/>
        <w:jc w:val="center"/>
      </w:pPr>
      <w:bookmarkStart w:id="69" w:name="_Toc209559371"/>
      <w:r>
        <w:t xml:space="preserve">Figure </w:t>
      </w:r>
      <w:r>
        <w:fldChar w:fldCharType="begin"/>
      </w:r>
      <w:r>
        <w:instrText xml:space="preserve"> SEQ Figure \* ARABIC </w:instrText>
      </w:r>
      <w:r>
        <w:fldChar w:fldCharType="separate"/>
      </w:r>
      <w:r>
        <w:rPr>
          <w:noProof/>
        </w:rPr>
        <w:t>16</w:t>
      </w:r>
      <w:r>
        <w:fldChar w:fldCharType="end"/>
      </w:r>
      <w:r>
        <w:t>: XAI reasoning for OHLCV dataset based on SHAP (part 2)</w:t>
      </w:r>
      <w:bookmarkEnd w:id="69"/>
    </w:p>
    <w:p w14:paraId="70CDC0B7" w14:textId="77777777" w:rsidR="003E6987" w:rsidRDefault="00467B33" w:rsidP="003E6987">
      <w:pPr>
        <w:keepNext/>
        <w:jc w:val="center"/>
      </w:pPr>
      <w:r>
        <w:rPr>
          <w:noProof/>
          <w:lang w:val="en-US"/>
        </w:rPr>
        <w:lastRenderedPageBreak/>
        <w:drawing>
          <wp:inline distT="0" distB="0" distL="0" distR="0" wp14:anchorId="1B10C455" wp14:editId="1D181BAC">
            <wp:extent cx="6214090" cy="4945380"/>
            <wp:effectExtent l="0" t="0" r="0" b="7620"/>
            <wp:docPr id="1360139366" name="Picture 18"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39366" name="Picture 18" descr="A graph with blue ba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220744" cy="4950675"/>
                    </a:xfrm>
                    <a:prstGeom prst="rect">
                      <a:avLst/>
                    </a:prstGeom>
                  </pic:spPr>
                </pic:pic>
              </a:graphicData>
            </a:graphic>
          </wp:inline>
        </w:drawing>
      </w:r>
    </w:p>
    <w:p w14:paraId="0A55910A" w14:textId="011C773A" w:rsidR="0009313B" w:rsidRDefault="003E6987" w:rsidP="003E6987">
      <w:pPr>
        <w:pStyle w:val="Caption"/>
        <w:jc w:val="center"/>
        <w:rPr>
          <w:lang w:val="en-US"/>
        </w:rPr>
      </w:pPr>
      <w:bookmarkStart w:id="70" w:name="_Toc209559372"/>
      <w:r>
        <w:t xml:space="preserve">Figure </w:t>
      </w:r>
      <w:r>
        <w:fldChar w:fldCharType="begin"/>
      </w:r>
      <w:r>
        <w:instrText xml:space="preserve"> SEQ Figure \* ARABIC </w:instrText>
      </w:r>
      <w:r>
        <w:fldChar w:fldCharType="separate"/>
      </w:r>
      <w:r>
        <w:rPr>
          <w:noProof/>
        </w:rPr>
        <w:t>17</w:t>
      </w:r>
      <w:r>
        <w:fldChar w:fldCharType="end"/>
      </w:r>
      <w:r>
        <w:t>: XAI reasoning on OHLCV dataset based on SHAP (part 30</w:t>
      </w:r>
      <w:bookmarkEnd w:id="70"/>
    </w:p>
    <w:p w14:paraId="0509ECB3" w14:textId="77777777" w:rsidR="0009313B" w:rsidRDefault="0009313B" w:rsidP="002E7296">
      <w:pPr>
        <w:rPr>
          <w:lang w:val="en-US"/>
        </w:rPr>
      </w:pPr>
    </w:p>
    <w:p w14:paraId="31049072" w14:textId="77777777" w:rsidR="0009313B" w:rsidRDefault="0009313B" w:rsidP="002E7296">
      <w:pPr>
        <w:rPr>
          <w:lang w:val="en-US"/>
        </w:rPr>
      </w:pPr>
    </w:p>
    <w:p w14:paraId="2CBDC72E" w14:textId="77777777" w:rsidR="0009313B" w:rsidRDefault="0009313B" w:rsidP="002E7296">
      <w:pPr>
        <w:rPr>
          <w:lang w:val="en-US"/>
        </w:rPr>
      </w:pPr>
    </w:p>
    <w:p w14:paraId="14FE1CF1" w14:textId="77777777" w:rsidR="0009313B" w:rsidRPr="0009313B" w:rsidRDefault="0009313B" w:rsidP="002E7296">
      <w:pPr>
        <w:rPr>
          <w:lang w:val="en-US"/>
        </w:rPr>
      </w:pPr>
    </w:p>
    <w:p w14:paraId="6DBB03B3" w14:textId="77777777" w:rsidR="0053322A" w:rsidRDefault="00BD5DB8" w:rsidP="00A5575D">
      <w:r w:rsidRPr="00BD5DB8">
        <w:rPr>
          <w:noProof/>
          <w:lang w:val="en-US"/>
        </w:rPr>
        <w:lastRenderedPageBreak/>
        <w:drawing>
          <wp:inline distT="0" distB="0" distL="0" distR="0" wp14:anchorId="30C06D7C" wp14:editId="4C6CDAA5">
            <wp:extent cx="6840220" cy="4293235"/>
            <wp:effectExtent l="0" t="0" r="5080" b="0"/>
            <wp:docPr id="186895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54124" name=""/>
                    <pic:cNvPicPr/>
                  </pic:nvPicPr>
                  <pic:blipFill>
                    <a:blip r:embed="rId27"/>
                    <a:stretch>
                      <a:fillRect/>
                    </a:stretch>
                  </pic:blipFill>
                  <pic:spPr>
                    <a:xfrm>
                      <a:off x="0" y="0"/>
                      <a:ext cx="6840220" cy="4293235"/>
                    </a:xfrm>
                    <a:prstGeom prst="rect">
                      <a:avLst/>
                    </a:prstGeom>
                  </pic:spPr>
                </pic:pic>
              </a:graphicData>
            </a:graphic>
          </wp:inline>
        </w:drawing>
      </w:r>
    </w:p>
    <w:p w14:paraId="07F18032" w14:textId="59B626C8" w:rsidR="00E73406" w:rsidRDefault="0053322A" w:rsidP="00950F1C">
      <w:pPr>
        <w:pStyle w:val="Caption"/>
        <w:jc w:val="center"/>
      </w:pPr>
      <w:bookmarkStart w:id="71" w:name="_Toc209559373"/>
      <w:r>
        <w:t xml:space="preserve">Figure </w:t>
      </w:r>
      <w:r>
        <w:fldChar w:fldCharType="begin"/>
      </w:r>
      <w:r>
        <w:instrText xml:space="preserve"> SEQ Figure \* ARABIC </w:instrText>
      </w:r>
      <w:r>
        <w:fldChar w:fldCharType="separate"/>
      </w:r>
      <w:r w:rsidR="003E6987">
        <w:rPr>
          <w:noProof/>
        </w:rPr>
        <w:t>18</w:t>
      </w:r>
      <w:r>
        <w:fldChar w:fldCharType="end"/>
      </w:r>
      <w:r w:rsidR="00950F1C">
        <w:t xml:space="preserve">. </w:t>
      </w:r>
      <w:r w:rsidR="00D4071A">
        <w:t>Agentic AI screen of Kitto web platform</w:t>
      </w:r>
      <w:bookmarkEnd w:id="71"/>
    </w:p>
    <w:p w14:paraId="47ED96AD" w14:textId="77777777" w:rsidR="00950F1C" w:rsidRPr="00950F1C" w:rsidRDefault="00950F1C" w:rsidP="00950F1C"/>
    <w:p w14:paraId="3753F02B" w14:textId="77777777" w:rsidR="0053322A" w:rsidRDefault="0098021D" w:rsidP="00D4071A">
      <w:pPr>
        <w:keepNext/>
        <w:jc w:val="center"/>
      </w:pPr>
      <w:r w:rsidRPr="0098021D">
        <w:rPr>
          <w:noProof/>
          <w:lang w:val="en-US"/>
        </w:rPr>
        <w:drawing>
          <wp:inline distT="0" distB="0" distL="0" distR="0" wp14:anchorId="5F134EC6" wp14:editId="3DAB0360">
            <wp:extent cx="6840220" cy="4293235"/>
            <wp:effectExtent l="0" t="0" r="5080" b="0"/>
            <wp:docPr id="90747695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76959" name="Picture 1" descr="A screenshot of a graph&#10;&#10;AI-generated content may be incorrect."/>
                    <pic:cNvPicPr/>
                  </pic:nvPicPr>
                  <pic:blipFill>
                    <a:blip r:embed="rId28"/>
                    <a:stretch>
                      <a:fillRect/>
                    </a:stretch>
                  </pic:blipFill>
                  <pic:spPr>
                    <a:xfrm>
                      <a:off x="0" y="0"/>
                      <a:ext cx="6840220" cy="4293235"/>
                    </a:xfrm>
                    <a:prstGeom prst="rect">
                      <a:avLst/>
                    </a:prstGeom>
                  </pic:spPr>
                </pic:pic>
              </a:graphicData>
            </a:graphic>
          </wp:inline>
        </w:drawing>
      </w:r>
    </w:p>
    <w:p w14:paraId="1D9556D6" w14:textId="2659DF0B" w:rsidR="0098021D" w:rsidRDefault="0053322A" w:rsidP="00D4071A">
      <w:pPr>
        <w:pStyle w:val="Caption"/>
        <w:jc w:val="center"/>
        <w:rPr>
          <w:lang w:val="en-US"/>
        </w:rPr>
      </w:pPr>
      <w:bookmarkStart w:id="72" w:name="_Toc209559374"/>
      <w:r>
        <w:t xml:space="preserve">Figure </w:t>
      </w:r>
      <w:r>
        <w:fldChar w:fldCharType="begin"/>
      </w:r>
      <w:r>
        <w:instrText xml:space="preserve"> SEQ Figure \* ARABIC </w:instrText>
      </w:r>
      <w:r>
        <w:fldChar w:fldCharType="separate"/>
      </w:r>
      <w:r w:rsidR="003E6987">
        <w:rPr>
          <w:noProof/>
        </w:rPr>
        <w:t>19</w:t>
      </w:r>
      <w:r>
        <w:fldChar w:fldCharType="end"/>
      </w:r>
      <w:r w:rsidR="00D4071A">
        <w:t>. Market page of Kitto web platform</w:t>
      </w:r>
      <w:bookmarkEnd w:id="72"/>
    </w:p>
    <w:p w14:paraId="01E85799" w14:textId="77777777" w:rsidR="0053322A" w:rsidRDefault="00124C22" w:rsidP="0053322A">
      <w:pPr>
        <w:keepNext/>
      </w:pPr>
      <w:r w:rsidRPr="00124C22">
        <w:rPr>
          <w:noProof/>
          <w:lang w:val="en-US"/>
        </w:rPr>
        <w:lastRenderedPageBreak/>
        <w:drawing>
          <wp:inline distT="0" distB="0" distL="0" distR="0" wp14:anchorId="4FC8A092" wp14:editId="7BE5AB7C">
            <wp:extent cx="6840220" cy="4293235"/>
            <wp:effectExtent l="0" t="0" r="5080" b="0"/>
            <wp:docPr id="268410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10762" name="Picture 1" descr="A screenshot of a computer&#10;&#10;AI-generated content may be incorrect."/>
                    <pic:cNvPicPr/>
                  </pic:nvPicPr>
                  <pic:blipFill>
                    <a:blip r:embed="rId29"/>
                    <a:stretch>
                      <a:fillRect/>
                    </a:stretch>
                  </pic:blipFill>
                  <pic:spPr>
                    <a:xfrm>
                      <a:off x="0" y="0"/>
                      <a:ext cx="6840220" cy="4293235"/>
                    </a:xfrm>
                    <a:prstGeom prst="rect">
                      <a:avLst/>
                    </a:prstGeom>
                  </pic:spPr>
                </pic:pic>
              </a:graphicData>
            </a:graphic>
          </wp:inline>
        </w:drawing>
      </w:r>
    </w:p>
    <w:p w14:paraId="14BD4FCC" w14:textId="6DE4FB4A" w:rsidR="0098021D" w:rsidRDefault="0053322A" w:rsidP="00D4071A">
      <w:pPr>
        <w:pStyle w:val="Caption"/>
        <w:jc w:val="center"/>
      </w:pPr>
      <w:bookmarkStart w:id="73" w:name="_Toc209559375"/>
      <w:r>
        <w:t xml:space="preserve">Figure </w:t>
      </w:r>
      <w:r>
        <w:fldChar w:fldCharType="begin"/>
      </w:r>
      <w:r>
        <w:instrText xml:space="preserve"> SEQ Figure \* ARABIC </w:instrText>
      </w:r>
      <w:r>
        <w:fldChar w:fldCharType="separate"/>
      </w:r>
      <w:r w:rsidR="003E6987">
        <w:rPr>
          <w:noProof/>
        </w:rPr>
        <w:t>20</w:t>
      </w:r>
      <w:r>
        <w:fldChar w:fldCharType="end"/>
      </w:r>
      <w:r w:rsidR="00D4071A">
        <w:t>. Portfolio management page of Kitto web platform (part 1)</w:t>
      </w:r>
      <w:bookmarkEnd w:id="73"/>
    </w:p>
    <w:p w14:paraId="669706D8" w14:textId="77777777" w:rsidR="00D4071A" w:rsidRPr="00D4071A" w:rsidRDefault="00D4071A" w:rsidP="00D4071A"/>
    <w:p w14:paraId="568F24BE" w14:textId="77777777" w:rsidR="0053322A" w:rsidRDefault="006F5530" w:rsidP="0053322A">
      <w:pPr>
        <w:keepNext/>
      </w:pPr>
      <w:r w:rsidRPr="006F5530">
        <w:rPr>
          <w:noProof/>
          <w:lang w:val="en-US"/>
        </w:rPr>
        <w:drawing>
          <wp:inline distT="0" distB="0" distL="0" distR="0" wp14:anchorId="688BDEAF" wp14:editId="703269E8">
            <wp:extent cx="6840220" cy="4293235"/>
            <wp:effectExtent l="0" t="0" r="5080" b="0"/>
            <wp:docPr id="507879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79473" name="Picture 1" descr="A screenshot of a computer&#10;&#10;AI-generated content may be incorrect."/>
                    <pic:cNvPicPr/>
                  </pic:nvPicPr>
                  <pic:blipFill>
                    <a:blip r:embed="rId30"/>
                    <a:stretch>
                      <a:fillRect/>
                    </a:stretch>
                  </pic:blipFill>
                  <pic:spPr>
                    <a:xfrm>
                      <a:off x="0" y="0"/>
                      <a:ext cx="6840220" cy="4293235"/>
                    </a:xfrm>
                    <a:prstGeom prst="rect">
                      <a:avLst/>
                    </a:prstGeom>
                  </pic:spPr>
                </pic:pic>
              </a:graphicData>
            </a:graphic>
          </wp:inline>
        </w:drawing>
      </w:r>
    </w:p>
    <w:p w14:paraId="13321F92" w14:textId="01FE96B0" w:rsidR="006F5530" w:rsidRDefault="0053322A" w:rsidP="00D4071A">
      <w:pPr>
        <w:pStyle w:val="Caption"/>
        <w:jc w:val="center"/>
        <w:rPr>
          <w:lang w:val="en-US"/>
        </w:rPr>
      </w:pPr>
      <w:bookmarkStart w:id="74" w:name="_Toc209559376"/>
      <w:r>
        <w:t xml:space="preserve">Figure </w:t>
      </w:r>
      <w:r>
        <w:fldChar w:fldCharType="begin"/>
      </w:r>
      <w:r>
        <w:instrText xml:space="preserve"> SEQ Figure \* ARABIC </w:instrText>
      </w:r>
      <w:r>
        <w:fldChar w:fldCharType="separate"/>
      </w:r>
      <w:r w:rsidR="003E6987">
        <w:rPr>
          <w:noProof/>
        </w:rPr>
        <w:t>21</w:t>
      </w:r>
      <w:r>
        <w:fldChar w:fldCharType="end"/>
      </w:r>
      <w:r w:rsidR="00D4071A">
        <w:t>. Portfolio management page of Kitto web platform (part 2)</w:t>
      </w:r>
      <w:bookmarkEnd w:id="74"/>
    </w:p>
    <w:p w14:paraId="3CBF5B73" w14:textId="77777777" w:rsidR="0053322A" w:rsidRDefault="000E5938" w:rsidP="0053322A">
      <w:pPr>
        <w:keepNext/>
      </w:pPr>
      <w:r w:rsidRPr="000E5938">
        <w:rPr>
          <w:noProof/>
          <w:lang w:val="en-US"/>
        </w:rPr>
        <w:lastRenderedPageBreak/>
        <w:drawing>
          <wp:inline distT="0" distB="0" distL="0" distR="0" wp14:anchorId="7A2DB10A" wp14:editId="0C123928">
            <wp:extent cx="6840220" cy="4293235"/>
            <wp:effectExtent l="0" t="0" r="5080" b="0"/>
            <wp:docPr id="835100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00960" name="Picture 1" descr="A screenshot of a computer&#10;&#10;AI-generated content may be incorrect."/>
                    <pic:cNvPicPr/>
                  </pic:nvPicPr>
                  <pic:blipFill>
                    <a:blip r:embed="rId31"/>
                    <a:stretch>
                      <a:fillRect/>
                    </a:stretch>
                  </pic:blipFill>
                  <pic:spPr>
                    <a:xfrm>
                      <a:off x="0" y="0"/>
                      <a:ext cx="6840220" cy="4293235"/>
                    </a:xfrm>
                    <a:prstGeom prst="rect">
                      <a:avLst/>
                    </a:prstGeom>
                  </pic:spPr>
                </pic:pic>
              </a:graphicData>
            </a:graphic>
          </wp:inline>
        </w:drawing>
      </w:r>
    </w:p>
    <w:p w14:paraId="76FE56ED" w14:textId="18DCF0E3" w:rsidR="000E5938" w:rsidRDefault="0053322A" w:rsidP="00D4071A">
      <w:pPr>
        <w:pStyle w:val="Caption"/>
        <w:jc w:val="center"/>
      </w:pPr>
      <w:bookmarkStart w:id="75" w:name="_Toc209559377"/>
      <w:r>
        <w:t xml:space="preserve">Figure </w:t>
      </w:r>
      <w:r>
        <w:fldChar w:fldCharType="begin"/>
      </w:r>
      <w:r>
        <w:instrText xml:space="preserve"> SEQ Figure \* ARABIC </w:instrText>
      </w:r>
      <w:r>
        <w:fldChar w:fldCharType="separate"/>
      </w:r>
      <w:r w:rsidR="003E6987">
        <w:rPr>
          <w:noProof/>
        </w:rPr>
        <w:t>22</w:t>
      </w:r>
      <w:r>
        <w:fldChar w:fldCharType="end"/>
      </w:r>
      <w:r w:rsidR="00D4071A">
        <w:t>. Portfolio management page of Kitto web platform (part 3)</w:t>
      </w:r>
      <w:bookmarkEnd w:id="75"/>
    </w:p>
    <w:p w14:paraId="3CE81489" w14:textId="77777777" w:rsidR="00D4071A" w:rsidRPr="00D4071A" w:rsidRDefault="00D4071A" w:rsidP="00D4071A"/>
    <w:p w14:paraId="5F6D9D96" w14:textId="77777777" w:rsidR="0053322A" w:rsidRDefault="0078514F" w:rsidP="0053322A">
      <w:pPr>
        <w:keepNext/>
      </w:pPr>
      <w:r w:rsidRPr="0078514F">
        <w:rPr>
          <w:noProof/>
          <w:lang w:val="en-US"/>
        </w:rPr>
        <w:drawing>
          <wp:inline distT="0" distB="0" distL="0" distR="0" wp14:anchorId="68F8DE8A" wp14:editId="5B57AD7B">
            <wp:extent cx="6840220" cy="4293235"/>
            <wp:effectExtent l="0" t="0" r="5080" b="0"/>
            <wp:docPr id="26048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8889" name="Picture 1" descr="A screenshot of a computer&#10;&#10;AI-generated content may be incorrect."/>
                    <pic:cNvPicPr/>
                  </pic:nvPicPr>
                  <pic:blipFill>
                    <a:blip r:embed="rId32"/>
                    <a:stretch>
                      <a:fillRect/>
                    </a:stretch>
                  </pic:blipFill>
                  <pic:spPr>
                    <a:xfrm>
                      <a:off x="0" y="0"/>
                      <a:ext cx="6840220" cy="4293235"/>
                    </a:xfrm>
                    <a:prstGeom prst="rect">
                      <a:avLst/>
                    </a:prstGeom>
                  </pic:spPr>
                </pic:pic>
              </a:graphicData>
            </a:graphic>
          </wp:inline>
        </w:drawing>
      </w:r>
    </w:p>
    <w:p w14:paraId="7F538DD9" w14:textId="2EE45E00" w:rsidR="001F3FED" w:rsidRPr="0098021D" w:rsidRDefault="0053322A" w:rsidP="00BF0D3E">
      <w:pPr>
        <w:pStyle w:val="Caption"/>
        <w:jc w:val="center"/>
        <w:rPr>
          <w:lang w:val="en-US"/>
        </w:rPr>
      </w:pPr>
      <w:bookmarkStart w:id="76" w:name="_Toc209559378"/>
      <w:r>
        <w:t xml:space="preserve">Figure </w:t>
      </w:r>
      <w:r>
        <w:fldChar w:fldCharType="begin"/>
      </w:r>
      <w:r>
        <w:instrText xml:space="preserve"> SEQ Figure \* ARABIC </w:instrText>
      </w:r>
      <w:r>
        <w:fldChar w:fldCharType="separate"/>
      </w:r>
      <w:r w:rsidR="003E6987">
        <w:rPr>
          <w:noProof/>
        </w:rPr>
        <w:t>23</w:t>
      </w:r>
      <w:r>
        <w:fldChar w:fldCharType="end"/>
      </w:r>
      <w:r w:rsidR="00BF0D3E">
        <w:t>. XAI page of Kitto web platform</w:t>
      </w:r>
      <w:bookmarkEnd w:id="76"/>
    </w:p>
    <w:p w14:paraId="4E6BC77E" w14:textId="77777777" w:rsidR="0053322A" w:rsidRDefault="001179E5" w:rsidP="00BF0D3E">
      <w:pPr>
        <w:keepNext/>
        <w:jc w:val="center"/>
      </w:pPr>
      <w:r w:rsidRPr="001179E5">
        <w:rPr>
          <w:noProof/>
          <w:lang w:val="en-US"/>
        </w:rPr>
        <w:lastRenderedPageBreak/>
        <w:drawing>
          <wp:inline distT="0" distB="0" distL="0" distR="0" wp14:anchorId="2B3152C9" wp14:editId="5CBFF882">
            <wp:extent cx="6840220" cy="4293235"/>
            <wp:effectExtent l="0" t="0" r="5080" b="0"/>
            <wp:docPr id="1714361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61451" name="Picture 1" descr="A screenshot of a computer&#10;&#10;AI-generated content may be incorrect."/>
                    <pic:cNvPicPr/>
                  </pic:nvPicPr>
                  <pic:blipFill>
                    <a:blip r:embed="rId33"/>
                    <a:stretch>
                      <a:fillRect/>
                    </a:stretch>
                  </pic:blipFill>
                  <pic:spPr>
                    <a:xfrm>
                      <a:off x="0" y="0"/>
                      <a:ext cx="6840220" cy="4293235"/>
                    </a:xfrm>
                    <a:prstGeom prst="rect">
                      <a:avLst/>
                    </a:prstGeom>
                  </pic:spPr>
                </pic:pic>
              </a:graphicData>
            </a:graphic>
          </wp:inline>
        </w:drawing>
      </w:r>
    </w:p>
    <w:p w14:paraId="236CB8EF" w14:textId="5BCA71F3" w:rsidR="0078514F" w:rsidRDefault="0053322A" w:rsidP="00BF0D3E">
      <w:pPr>
        <w:pStyle w:val="Caption"/>
        <w:jc w:val="center"/>
      </w:pPr>
      <w:bookmarkStart w:id="77" w:name="_Toc209559379"/>
      <w:r>
        <w:t xml:space="preserve">Figure </w:t>
      </w:r>
      <w:r>
        <w:fldChar w:fldCharType="begin"/>
      </w:r>
      <w:r>
        <w:instrText xml:space="preserve"> SEQ Figure \* ARABIC </w:instrText>
      </w:r>
      <w:r>
        <w:fldChar w:fldCharType="separate"/>
      </w:r>
      <w:r w:rsidR="003E6987">
        <w:rPr>
          <w:noProof/>
        </w:rPr>
        <w:t>24</w:t>
      </w:r>
      <w:r>
        <w:fldChar w:fldCharType="end"/>
      </w:r>
      <w:r w:rsidR="00BF0D3E">
        <w:t>. Cost management page of Kitto web platform</w:t>
      </w:r>
      <w:bookmarkEnd w:id="77"/>
    </w:p>
    <w:p w14:paraId="6286CD02" w14:textId="77777777" w:rsidR="00BF0D3E" w:rsidRPr="00BF0D3E" w:rsidRDefault="00BF0D3E" w:rsidP="00BF0D3E"/>
    <w:p w14:paraId="159F570F" w14:textId="77777777" w:rsidR="0053322A" w:rsidRDefault="00AF7399" w:rsidP="0053322A">
      <w:pPr>
        <w:keepNext/>
      </w:pPr>
      <w:r w:rsidRPr="00AF7399">
        <w:rPr>
          <w:noProof/>
          <w:lang w:val="en-US"/>
        </w:rPr>
        <w:drawing>
          <wp:inline distT="0" distB="0" distL="0" distR="0" wp14:anchorId="5D4D052D" wp14:editId="3A9FED4E">
            <wp:extent cx="6840220" cy="4293235"/>
            <wp:effectExtent l="0" t="0" r="5080" b="0"/>
            <wp:docPr id="810854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54042" name="Picture 1" descr="A screenshot of a computer&#10;&#10;AI-generated content may be incorrect."/>
                    <pic:cNvPicPr/>
                  </pic:nvPicPr>
                  <pic:blipFill>
                    <a:blip r:embed="rId34"/>
                    <a:stretch>
                      <a:fillRect/>
                    </a:stretch>
                  </pic:blipFill>
                  <pic:spPr>
                    <a:xfrm>
                      <a:off x="0" y="0"/>
                      <a:ext cx="6840220" cy="4293235"/>
                    </a:xfrm>
                    <a:prstGeom prst="rect">
                      <a:avLst/>
                    </a:prstGeom>
                  </pic:spPr>
                </pic:pic>
              </a:graphicData>
            </a:graphic>
          </wp:inline>
        </w:drawing>
      </w:r>
    </w:p>
    <w:p w14:paraId="7E00C8D7" w14:textId="3EBB2100" w:rsidR="00AF7399" w:rsidRPr="0098021D" w:rsidRDefault="0053322A" w:rsidP="00BF0D3E">
      <w:pPr>
        <w:pStyle w:val="Caption"/>
        <w:jc w:val="center"/>
        <w:rPr>
          <w:lang w:val="en-US"/>
        </w:rPr>
      </w:pPr>
      <w:bookmarkStart w:id="78" w:name="_Toc209559380"/>
      <w:r>
        <w:t xml:space="preserve">Figure </w:t>
      </w:r>
      <w:r>
        <w:fldChar w:fldCharType="begin"/>
      </w:r>
      <w:r>
        <w:instrText xml:space="preserve"> SEQ Figure \* ARABIC </w:instrText>
      </w:r>
      <w:r>
        <w:fldChar w:fldCharType="separate"/>
      </w:r>
      <w:r w:rsidR="003E6987">
        <w:rPr>
          <w:noProof/>
        </w:rPr>
        <w:t>25</w:t>
      </w:r>
      <w:r>
        <w:fldChar w:fldCharType="end"/>
      </w:r>
      <w:r w:rsidR="00BF0D3E">
        <w:t>. User management page of Kitto web platform</w:t>
      </w:r>
      <w:bookmarkEnd w:id="78"/>
    </w:p>
    <w:p w14:paraId="71147C86" w14:textId="77777777" w:rsidR="0053322A" w:rsidRDefault="00165C58" w:rsidP="00BF0D3E">
      <w:pPr>
        <w:keepNext/>
        <w:jc w:val="center"/>
      </w:pPr>
      <w:r w:rsidRPr="00165C58">
        <w:rPr>
          <w:noProof/>
          <w:lang w:val="en-US"/>
        </w:rPr>
        <w:lastRenderedPageBreak/>
        <w:drawing>
          <wp:inline distT="0" distB="0" distL="0" distR="0" wp14:anchorId="6134447C" wp14:editId="7F7EBA8D">
            <wp:extent cx="6840220" cy="4293235"/>
            <wp:effectExtent l="0" t="0" r="5080" b="0"/>
            <wp:docPr id="137001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1030" name="Picture 1" descr="A screenshot of a computer&#10;&#10;AI-generated content may be incorrect."/>
                    <pic:cNvPicPr/>
                  </pic:nvPicPr>
                  <pic:blipFill>
                    <a:blip r:embed="rId35"/>
                    <a:stretch>
                      <a:fillRect/>
                    </a:stretch>
                  </pic:blipFill>
                  <pic:spPr>
                    <a:xfrm>
                      <a:off x="0" y="0"/>
                      <a:ext cx="6840220" cy="4293235"/>
                    </a:xfrm>
                    <a:prstGeom prst="rect">
                      <a:avLst/>
                    </a:prstGeom>
                  </pic:spPr>
                </pic:pic>
              </a:graphicData>
            </a:graphic>
          </wp:inline>
        </w:drawing>
      </w:r>
    </w:p>
    <w:p w14:paraId="74F22436" w14:textId="4F09B51D" w:rsidR="00165C58" w:rsidRDefault="0053322A" w:rsidP="00BF0D3E">
      <w:pPr>
        <w:pStyle w:val="Caption"/>
        <w:jc w:val="center"/>
      </w:pPr>
      <w:bookmarkStart w:id="79" w:name="_Toc209559381"/>
      <w:r>
        <w:t xml:space="preserve">Figure </w:t>
      </w:r>
      <w:r>
        <w:fldChar w:fldCharType="begin"/>
      </w:r>
      <w:r>
        <w:instrText xml:space="preserve"> SEQ Figure \* ARABIC </w:instrText>
      </w:r>
      <w:r>
        <w:fldChar w:fldCharType="separate"/>
      </w:r>
      <w:r w:rsidR="003E6987">
        <w:rPr>
          <w:noProof/>
        </w:rPr>
        <w:t>26</w:t>
      </w:r>
      <w:r>
        <w:fldChar w:fldCharType="end"/>
      </w:r>
      <w:r w:rsidR="00BF0D3E">
        <w:t>. User management page of Kitto web platform (part 2)</w:t>
      </w:r>
      <w:bookmarkEnd w:id="79"/>
    </w:p>
    <w:p w14:paraId="14186332" w14:textId="06A23874" w:rsidR="00BF0D3E" w:rsidRPr="00BF0D3E" w:rsidRDefault="00BF0D3E" w:rsidP="00BF0D3E">
      <w:r>
        <w:t>\</w:t>
      </w:r>
    </w:p>
    <w:p w14:paraId="78952DB8" w14:textId="77777777" w:rsidR="0053322A" w:rsidRDefault="00DC7FA4" w:rsidP="0053322A">
      <w:pPr>
        <w:keepNext/>
      </w:pPr>
      <w:r w:rsidRPr="00DC7FA4">
        <w:rPr>
          <w:noProof/>
          <w:lang w:val="en-US"/>
        </w:rPr>
        <w:drawing>
          <wp:inline distT="0" distB="0" distL="0" distR="0" wp14:anchorId="2688EFC9" wp14:editId="1A04737F">
            <wp:extent cx="6840220" cy="4293235"/>
            <wp:effectExtent l="0" t="0" r="5080" b="0"/>
            <wp:docPr id="101834200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42000" name="Picture 1" descr="A screenshot of a website&#10;&#10;AI-generated content may be incorrect."/>
                    <pic:cNvPicPr/>
                  </pic:nvPicPr>
                  <pic:blipFill>
                    <a:blip r:embed="rId36"/>
                    <a:stretch>
                      <a:fillRect/>
                    </a:stretch>
                  </pic:blipFill>
                  <pic:spPr>
                    <a:xfrm>
                      <a:off x="0" y="0"/>
                      <a:ext cx="6840220" cy="4293235"/>
                    </a:xfrm>
                    <a:prstGeom prst="rect">
                      <a:avLst/>
                    </a:prstGeom>
                  </pic:spPr>
                </pic:pic>
              </a:graphicData>
            </a:graphic>
          </wp:inline>
        </w:drawing>
      </w:r>
    </w:p>
    <w:p w14:paraId="75F7D502" w14:textId="64AA8495" w:rsidR="00DC7FA4" w:rsidRPr="0098021D" w:rsidRDefault="0053322A" w:rsidP="00BF0D3E">
      <w:pPr>
        <w:pStyle w:val="Caption"/>
        <w:jc w:val="center"/>
        <w:rPr>
          <w:lang w:val="en-US"/>
        </w:rPr>
      </w:pPr>
      <w:bookmarkStart w:id="80" w:name="_Toc209559382"/>
      <w:r>
        <w:t xml:space="preserve">Figure </w:t>
      </w:r>
      <w:r>
        <w:fldChar w:fldCharType="begin"/>
      </w:r>
      <w:r>
        <w:instrText xml:space="preserve"> SEQ Figure \* ARABIC </w:instrText>
      </w:r>
      <w:r>
        <w:fldChar w:fldCharType="separate"/>
      </w:r>
      <w:r w:rsidR="003E6987">
        <w:rPr>
          <w:noProof/>
        </w:rPr>
        <w:t>27</w:t>
      </w:r>
      <w:r>
        <w:fldChar w:fldCharType="end"/>
      </w:r>
      <w:r w:rsidR="00BF0D3E">
        <w:t>. Landing page of Kitto web platform</w:t>
      </w:r>
      <w:bookmarkEnd w:id="80"/>
    </w:p>
    <w:p w14:paraId="2C79F741" w14:textId="77777777" w:rsidR="0053322A" w:rsidRDefault="009C0CF9" w:rsidP="0053322A">
      <w:pPr>
        <w:keepNext/>
      </w:pPr>
      <w:r w:rsidRPr="009C0CF9">
        <w:rPr>
          <w:noProof/>
          <w:lang w:val="en-US"/>
        </w:rPr>
        <w:lastRenderedPageBreak/>
        <w:drawing>
          <wp:inline distT="0" distB="0" distL="0" distR="0" wp14:anchorId="05D7825D" wp14:editId="3458D61A">
            <wp:extent cx="6840220" cy="4293235"/>
            <wp:effectExtent l="0" t="0" r="5080" b="0"/>
            <wp:docPr id="46638063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80634" name="Picture 1" descr="A screenshot of a website&#10;&#10;AI-generated content may be incorrect."/>
                    <pic:cNvPicPr/>
                  </pic:nvPicPr>
                  <pic:blipFill>
                    <a:blip r:embed="rId37"/>
                    <a:stretch>
                      <a:fillRect/>
                    </a:stretch>
                  </pic:blipFill>
                  <pic:spPr>
                    <a:xfrm>
                      <a:off x="0" y="0"/>
                      <a:ext cx="6840220" cy="4293235"/>
                    </a:xfrm>
                    <a:prstGeom prst="rect">
                      <a:avLst/>
                    </a:prstGeom>
                  </pic:spPr>
                </pic:pic>
              </a:graphicData>
            </a:graphic>
          </wp:inline>
        </w:drawing>
      </w:r>
    </w:p>
    <w:p w14:paraId="56C6935E" w14:textId="7E3088F1" w:rsidR="009C0CF9" w:rsidRDefault="0053322A" w:rsidP="00BF0D3E">
      <w:pPr>
        <w:pStyle w:val="Caption"/>
        <w:jc w:val="center"/>
      </w:pPr>
      <w:bookmarkStart w:id="81" w:name="_Toc209559383"/>
      <w:r>
        <w:t xml:space="preserve">Figure </w:t>
      </w:r>
      <w:r>
        <w:fldChar w:fldCharType="begin"/>
      </w:r>
      <w:r>
        <w:instrText xml:space="preserve"> SEQ Figure \* ARABIC </w:instrText>
      </w:r>
      <w:r>
        <w:fldChar w:fldCharType="separate"/>
      </w:r>
      <w:r w:rsidR="003E6987">
        <w:rPr>
          <w:noProof/>
        </w:rPr>
        <w:t>28</w:t>
      </w:r>
      <w:r>
        <w:fldChar w:fldCharType="end"/>
      </w:r>
      <w:r w:rsidR="00BF0D3E">
        <w:t>. Landing page of Kitto web platform (part 2)</w:t>
      </w:r>
      <w:bookmarkEnd w:id="81"/>
    </w:p>
    <w:p w14:paraId="2D8CD092" w14:textId="77777777" w:rsidR="00BF0D3E" w:rsidRPr="00BF0D3E" w:rsidRDefault="00BF0D3E" w:rsidP="00BF0D3E"/>
    <w:p w14:paraId="7FE2FFE5" w14:textId="77777777" w:rsidR="0053322A" w:rsidRDefault="00DC4F26" w:rsidP="0053322A">
      <w:pPr>
        <w:keepNext/>
      </w:pPr>
      <w:r w:rsidRPr="00DC4F26">
        <w:rPr>
          <w:noProof/>
          <w:lang w:val="en-US"/>
        </w:rPr>
        <w:drawing>
          <wp:inline distT="0" distB="0" distL="0" distR="0" wp14:anchorId="0210D16B" wp14:editId="1E0E5A96">
            <wp:extent cx="6840220" cy="4293235"/>
            <wp:effectExtent l="0" t="0" r="5080" b="0"/>
            <wp:docPr id="21621074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10747" name="Picture 1" descr="A screenshot of a website&#10;&#10;AI-generated content may be incorrect."/>
                    <pic:cNvPicPr/>
                  </pic:nvPicPr>
                  <pic:blipFill>
                    <a:blip r:embed="rId38"/>
                    <a:stretch>
                      <a:fillRect/>
                    </a:stretch>
                  </pic:blipFill>
                  <pic:spPr>
                    <a:xfrm>
                      <a:off x="0" y="0"/>
                      <a:ext cx="6840220" cy="4293235"/>
                    </a:xfrm>
                    <a:prstGeom prst="rect">
                      <a:avLst/>
                    </a:prstGeom>
                  </pic:spPr>
                </pic:pic>
              </a:graphicData>
            </a:graphic>
          </wp:inline>
        </w:drawing>
      </w:r>
    </w:p>
    <w:p w14:paraId="2D401910" w14:textId="76D2C49E" w:rsidR="00DC4F26" w:rsidRDefault="0053322A" w:rsidP="00BF0D3E">
      <w:pPr>
        <w:pStyle w:val="Caption"/>
        <w:jc w:val="center"/>
        <w:rPr>
          <w:lang w:val="en-US"/>
        </w:rPr>
      </w:pPr>
      <w:bookmarkStart w:id="82" w:name="_Toc209559384"/>
      <w:r>
        <w:t xml:space="preserve">Figure </w:t>
      </w:r>
      <w:r>
        <w:fldChar w:fldCharType="begin"/>
      </w:r>
      <w:r>
        <w:instrText xml:space="preserve"> SEQ Figure \* ARABIC </w:instrText>
      </w:r>
      <w:r>
        <w:fldChar w:fldCharType="separate"/>
      </w:r>
      <w:r w:rsidR="003E6987">
        <w:rPr>
          <w:noProof/>
        </w:rPr>
        <w:t>29</w:t>
      </w:r>
      <w:r>
        <w:fldChar w:fldCharType="end"/>
      </w:r>
      <w:r w:rsidR="00BF0D3E">
        <w:t>. Landing page of Kitto web platform (part 3)</w:t>
      </w:r>
      <w:bookmarkEnd w:id="82"/>
    </w:p>
    <w:p w14:paraId="339B4D73" w14:textId="77777777" w:rsidR="0053322A" w:rsidRDefault="002E4AEF" w:rsidP="0053322A">
      <w:pPr>
        <w:keepNext/>
      </w:pPr>
      <w:r w:rsidRPr="002E4AEF">
        <w:rPr>
          <w:noProof/>
          <w:lang w:val="en-US"/>
        </w:rPr>
        <w:lastRenderedPageBreak/>
        <w:drawing>
          <wp:inline distT="0" distB="0" distL="0" distR="0" wp14:anchorId="640F9DD7" wp14:editId="194957C3">
            <wp:extent cx="6840220" cy="4293235"/>
            <wp:effectExtent l="0" t="0" r="5080" b="0"/>
            <wp:docPr id="1152528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28007" name="Picture 1" descr="A screenshot of a computer&#10;&#10;AI-generated content may be incorrect."/>
                    <pic:cNvPicPr/>
                  </pic:nvPicPr>
                  <pic:blipFill>
                    <a:blip r:embed="rId39"/>
                    <a:stretch>
                      <a:fillRect/>
                    </a:stretch>
                  </pic:blipFill>
                  <pic:spPr>
                    <a:xfrm>
                      <a:off x="0" y="0"/>
                      <a:ext cx="6840220" cy="4293235"/>
                    </a:xfrm>
                    <a:prstGeom prst="rect">
                      <a:avLst/>
                    </a:prstGeom>
                  </pic:spPr>
                </pic:pic>
              </a:graphicData>
            </a:graphic>
          </wp:inline>
        </w:drawing>
      </w:r>
    </w:p>
    <w:p w14:paraId="5DCC9709" w14:textId="1383192E" w:rsidR="002E4AEF" w:rsidRPr="0098021D" w:rsidRDefault="0053322A" w:rsidP="00BF0D3E">
      <w:pPr>
        <w:pStyle w:val="Caption"/>
        <w:jc w:val="center"/>
        <w:rPr>
          <w:lang w:val="en-US"/>
        </w:rPr>
      </w:pPr>
      <w:bookmarkStart w:id="83" w:name="_Toc209559385"/>
      <w:r>
        <w:t xml:space="preserve">Figure </w:t>
      </w:r>
      <w:r>
        <w:fldChar w:fldCharType="begin"/>
      </w:r>
      <w:r>
        <w:instrText xml:space="preserve"> SEQ Figure \* ARABIC </w:instrText>
      </w:r>
      <w:r>
        <w:fldChar w:fldCharType="separate"/>
      </w:r>
      <w:r w:rsidR="003E6987">
        <w:rPr>
          <w:noProof/>
        </w:rPr>
        <w:t>30</w:t>
      </w:r>
      <w:r>
        <w:fldChar w:fldCharType="end"/>
      </w:r>
      <w:r w:rsidR="00BF0D3E">
        <w:t>. Landing page of Kitto web platform (part 4)</w:t>
      </w:r>
      <w:bookmarkEnd w:id="83"/>
    </w:p>
    <w:p w14:paraId="345C164B" w14:textId="77777777" w:rsidR="00571382" w:rsidRPr="0098021D" w:rsidRDefault="00571382" w:rsidP="0098021D">
      <w:pPr>
        <w:rPr>
          <w:lang w:val="en-US"/>
        </w:rPr>
      </w:pPr>
    </w:p>
    <w:p w14:paraId="7AEA48A6" w14:textId="77777777" w:rsidR="00B17984" w:rsidRDefault="00B17984" w:rsidP="00ED0887"/>
    <w:sectPr w:rsidR="00B17984">
      <w:headerReference w:type="even" r:id="rId40"/>
      <w:headerReference w:type="default" r:id="rId41"/>
      <w:footerReference w:type="default" r:id="rId42"/>
      <w:headerReference w:type="first" r:id="rId43"/>
      <w:pgSz w:w="11906" w:h="16838"/>
      <w:pgMar w:top="1134" w:right="567" w:bottom="1134" w:left="567"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9BB04" w14:textId="77777777" w:rsidR="003A29DE" w:rsidRPr="00526033" w:rsidRDefault="003A29DE">
      <w:r w:rsidRPr="00526033">
        <w:separator/>
      </w:r>
    </w:p>
  </w:endnote>
  <w:endnote w:type="continuationSeparator" w:id="0">
    <w:p w14:paraId="08BF4DA6" w14:textId="77777777" w:rsidR="003A29DE" w:rsidRPr="00526033" w:rsidRDefault="003A29DE">
      <w:r w:rsidRPr="0052603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436A" w14:textId="77777777" w:rsidR="00B17984" w:rsidRPr="00526033" w:rsidRDefault="003A1D65">
    <w:pPr>
      <w:pStyle w:val="Footer"/>
      <w:jc w:val="center"/>
      <w:rPr>
        <w:color w:val="4F81BD" w:themeColor="accent1"/>
      </w:rPr>
    </w:pPr>
    <w:r w:rsidRPr="00526033">
      <w:rPr>
        <w:color w:val="4F81BD" w:themeColor="accent1"/>
      </w:rPr>
      <w:t xml:space="preserve">Page </w:t>
    </w:r>
    <w:r w:rsidRPr="00526033">
      <w:rPr>
        <w:color w:val="4F81BD" w:themeColor="accent1"/>
      </w:rPr>
      <w:fldChar w:fldCharType="begin"/>
    </w:r>
    <w:r w:rsidRPr="00526033">
      <w:rPr>
        <w:color w:val="4F81BD" w:themeColor="accent1"/>
      </w:rPr>
      <w:instrText xml:space="preserve"> PAGE  \* Arabic  \* MERGEFORMAT </w:instrText>
    </w:r>
    <w:r w:rsidRPr="00526033">
      <w:rPr>
        <w:color w:val="4F81BD" w:themeColor="accent1"/>
      </w:rPr>
      <w:fldChar w:fldCharType="separate"/>
    </w:r>
    <w:r w:rsidRPr="00526033">
      <w:rPr>
        <w:color w:val="4F81BD" w:themeColor="accent1"/>
      </w:rPr>
      <w:t>2</w:t>
    </w:r>
    <w:r w:rsidRPr="00526033">
      <w:rPr>
        <w:color w:val="4F81BD" w:themeColor="accent1"/>
      </w:rPr>
      <w:fldChar w:fldCharType="end"/>
    </w:r>
    <w:r w:rsidRPr="00526033">
      <w:rPr>
        <w:color w:val="4F81BD" w:themeColor="accent1"/>
      </w:rPr>
      <w:t xml:space="preserve"> of </w:t>
    </w:r>
    <w:r w:rsidRPr="00526033">
      <w:rPr>
        <w:color w:val="4F81BD" w:themeColor="accent1"/>
      </w:rPr>
      <w:fldChar w:fldCharType="begin"/>
    </w:r>
    <w:r w:rsidRPr="00526033">
      <w:rPr>
        <w:color w:val="4F81BD" w:themeColor="accent1"/>
      </w:rPr>
      <w:instrText xml:space="preserve"> NUMPAGES  \* Arabic  \* MERGEFORMAT </w:instrText>
    </w:r>
    <w:r w:rsidRPr="00526033">
      <w:rPr>
        <w:color w:val="4F81BD" w:themeColor="accent1"/>
      </w:rPr>
      <w:fldChar w:fldCharType="separate"/>
    </w:r>
    <w:r w:rsidRPr="00526033">
      <w:rPr>
        <w:color w:val="4F81BD" w:themeColor="accent1"/>
      </w:rPr>
      <w:t>2</w:t>
    </w:r>
    <w:r w:rsidRPr="00526033">
      <w:rPr>
        <w:color w:val="4F81BD" w:themeColor="accent1"/>
      </w:rPr>
      <w:fldChar w:fldCharType="end"/>
    </w:r>
  </w:p>
  <w:p w14:paraId="08CE6F91" w14:textId="77777777" w:rsidR="00B17984" w:rsidRPr="00526033" w:rsidRDefault="00B179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384E" w14:textId="77777777" w:rsidR="003A29DE" w:rsidRPr="00526033" w:rsidRDefault="003A29DE">
      <w:r w:rsidRPr="00526033">
        <w:separator/>
      </w:r>
    </w:p>
  </w:footnote>
  <w:footnote w:type="continuationSeparator" w:id="0">
    <w:p w14:paraId="5659B66F" w14:textId="77777777" w:rsidR="003A29DE" w:rsidRPr="00526033" w:rsidRDefault="003A29DE">
      <w:r w:rsidRPr="0052603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3AF5" w14:textId="77777777" w:rsidR="00B17984" w:rsidRPr="00526033" w:rsidRDefault="003A1D65">
    <w:pPr>
      <w:pStyle w:val="Header"/>
    </w:pPr>
    <w:r w:rsidRPr="00526033">
      <w:rPr>
        <w:noProof/>
      </w:rPr>
      <mc:AlternateContent>
        <mc:Choice Requires="wps">
          <w:drawing>
            <wp:anchor distT="0" distB="0" distL="0" distR="0" simplePos="0" relativeHeight="251658241" behindDoc="0" locked="0" layoutInCell="1" allowOverlap="1" wp14:anchorId="1D619FF3" wp14:editId="07777777">
              <wp:simplePos x="0" y="0"/>
              <wp:positionH relativeFrom="column">
                <wp:align>center</wp:align>
              </wp:positionH>
              <wp:positionV relativeFrom="paragraph">
                <wp:posOffset>635</wp:posOffset>
              </wp:positionV>
              <wp:extent cx="443865" cy="443865"/>
              <wp:effectExtent l="0" t="0" r="15240" b="1905"/>
              <wp:wrapSquare wrapText="bothSides"/>
              <wp:docPr id="1627682524" name="Text Box 1627682524" descr="RMIT Classification: Trus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359862" w14:textId="77777777" w:rsidR="00B17984" w:rsidRPr="00526033" w:rsidRDefault="003A1D65">
                          <w:pPr>
                            <w:rPr>
                              <w:rFonts w:ascii="Calibri" w:eastAsia="Calibri" w:hAnsi="Calibri" w:cs="Calibri"/>
                              <w:color w:val="EEDC00"/>
                              <w:sz w:val="24"/>
                              <w:szCs w:val="24"/>
                            </w:rPr>
                          </w:pPr>
                          <w:r w:rsidRPr="00526033">
                            <w:rPr>
                              <w:rFonts w:ascii="Calibri" w:eastAsia="Calibri" w:hAnsi="Calibri" w:cs="Calibri"/>
                              <w:color w:val="EEDC00"/>
                              <w:sz w:val="24"/>
                              <w:szCs w:val="24"/>
                            </w:rPr>
                            <w:t>RMIT Classification: Trusted</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619FF3" id="_x0000_t202" coordsize="21600,21600" o:spt="202" path="m,l,21600r21600,l21600,xe">
              <v:stroke joinstyle="miter"/>
              <v:path gradientshapeok="t" o:connecttype="rect"/>
            </v:shapetype>
            <v:shape id="Text Box 1627682524" o:spid="_x0000_s1029" type="#_x0000_t202" alt="RMIT Classification: Trusted" style="position:absolute;left:0;text-align:left;margin-left:0;margin-top:.05pt;width:34.95pt;height:34.95pt;z-index:251658241;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" filled="f" stroked="f">
              <v:textbox style="mso-fit-shape-to-text:t" inset="0,0,0,0">
                <w:txbxContent>
                  <w:p w14:paraId="2D359862" w14:textId="77777777" w:rsidR="00B17984" w:rsidRPr="00526033" w:rsidRDefault="003A1D65">
                    <w:pPr>
                      <w:rPr>
                        <w:rFonts w:ascii="Calibri" w:eastAsia="Calibri" w:hAnsi="Calibri" w:cs="Calibri"/>
                        <w:color w:val="EEDC00"/>
                        <w:sz w:val="24"/>
                        <w:szCs w:val="24"/>
                      </w:rPr>
                    </w:pPr>
                    <w:r w:rsidRPr="00526033">
                      <w:rPr>
                        <w:rFonts w:ascii="Calibri" w:eastAsia="Calibri" w:hAnsi="Calibri" w:cs="Calibri"/>
                        <w:color w:val="EEDC00"/>
                        <w:sz w:val="24"/>
                        <w:szCs w:val="24"/>
                      </w:rPr>
                      <w:t>RMIT Classification: Trusted</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694F6" w14:textId="77777777" w:rsidR="00B17984" w:rsidRPr="00526033" w:rsidRDefault="003A1D65">
    <w:pPr>
      <w:pStyle w:val="Header"/>
    </w:pPr>
    <w:r w:rsidRPr="00526033">
      <w:rPr>
        <w:noProof/>
      </w:rPr>
      <mc:AlternateContent>
        <mc:Choice Requires="wps">
          <w:drawing>
            <wp:anchor distT="0" distB="0" distL="0" distR="0" simplePos="0" relativeHeight="251658242" behindDoc="0" locked="0" layoutInCell="1" allowOverlap="1" wp14:anchorId="47189B5A" wp14:editId="07777777">
              <wp:simplePos x="0" y="0"/>
              <wp:positionH relativeFrom="column">
                <wp:align>center</wp:align>
              </wp:positionH>
              <wp:positionV relativeFrom="paragraph">
                <wp:posOffset>635</wp:posOffset>
              </wp:positionV>
              <wp:extent cx="443865" cy="443865"/>
              <wp:effectExtent l="0" t="0" r="15240" b="1905"/>
              <wp:wrapSquare wrapText="bothSides"/>
              <wp:docPr id="1720296600" name="Text Box 1720296600" descr="RMIT Classification: Trus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4CBCB1" w14:textId="77777777" w:rsidR="00B17984" w:rsidRPr="00526033" w:rsidRDefault="003A1D65">
                          <w:pPr>
                            <w:rPr>
                              <w:rFonts w:ascii="Calibri" w:eastAsia="Calibri" w:hAnsi="Calibri" w:cs="Calibri"/>
                              <w:color w:val="EEDC00"/>
                              <w:sz w:val="24"/>
                              <w:szCs w:val="24"/>
                            </w:rPr>
                          </w:pPr>
                          <w:r w:rsidRPr="00526033">
                            <w:rPr>
                              <w:rFonts w:ascii="Calibri" w:eastAsia="Calibri" w:hAnsi="Calibri" w:cs="Calibri"/>
                              <w:color w:val="EEDC00"/>
                              <w:sz w:val="24"/>
                              <w:szCs w:val="24"/>
                            </w:rPr>
                            <w:t>RMIT Classification: Trusted</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189B5A" id="_x0000_t202" coordsize="21600,21600" o:spt="202" path="m,l,21600r21600,l21600,xe">
              <v:stroke joinstyle="miter"/>
              <v:path gradientshapeok="t" o:connecttype="rect"/>
            </v:shapetype>
            <v:shape id="Text Box 1720296600" o:spid="_x0000_s1030" type="#_x0000_t202" alt="RMIT Classification: Trusted" style="position:absolute;left:0;text-align:left;margin-left:0;margin-top:.05pt;width:34.95pt;height:34.95pt;z-index:25165824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" filled="f" stroked="f">
              <v:textbox style="mso-fit-shape-to-text:t" inset="0,0,0,0">
                <w:txbxContent>
                  <w:p w14:paraId="354CBCB1" w14:textId="77777777" w:rsidR="00B17984" w:rsidRPr="00526033" w:rsidRDefault="003A1D65">
                    <w:pPr>
                      <w:rPr>
                        <w:rFonts w:ascii="Calibri" w:eastAsia="Calibri" w:hAnsi="Calibri" w:cs="Calibri"/>
                        <w:color w:val="EEDC00"/>
                        <w:sz w:val="24"/>
                        <w:szCs w:val="24"/>
                      </w:rPr>
                    </w:pPr>
                    <w:r w:rsidRPr="00526033">
                      <w:rPr>
                        <w:rFonts w:ascii="Calibri" w:eastAsia="Calibri" w:hAnsi="Calibri" w:cs="Calibri"/>
                        <w:color w:val="EEDC00"/>
                        <w:sz w:val="24"/>
                        <w:szCs w:val="24"/>
                      </w:rPr>
                      <w:t>RMIT Classification: Trusted</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06307" w14:textId="77777777" w:rsidR="00B17984" w:rsidRPr="00526033" w:rsidRDefault="003A1D65">
    <w:pPr>
      <w:pStyle w:val="Header"/>
    </w:pPr>
    <w:r w:rsidRPr="00526033">
      <w:rPr>
        <w:noProof/>
      </w:rPr>
      <mc:AlternateContent>
        <mc:Choice Requires="wps">
          <w:drawing>
            <wp:anchor distT="0" distB="0" distL="0" distR="0" simplePos="0" relativeHeight="251658240" behindDoc="0" locked="0" layoutInCell="1" allowOverlap="1" wp14:anchorId="67E310CA" wp14:editId="07777777">
              <wp:simplePos x="0" y="0"/>
              <wp:positionH relativeFrom="column">
                <wp:align>center</wp:align>
              </wp:positionH>
              <wp:positionV relativeFrom="paragraph">
                <wp:posOffset>635</wp:posOffset>
              </wp:positionV>
              <wp:extent cx="443865" cy="443865"/>
              <wp:effectExtent l="0" t="0" r="15240" b="1905"/>
              <wp:wrapSquare wrapText="bothSides"/>
              <wp:docPr id="210517836" name="Text Box 210517836" descr="RMIT Classification: Trus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BE311C" w14:textId="77777777" w:rsidR="00B17984" w:rsidRPr="00526033" w:rsidRDefault="003A1D65">
                          <w:pPr>
                            <w:rPr>
                              <w:rFonts w:ascii="Calibri" w:eastAsia="Calibri" w:hAnsi="Calibri" w:cs="Calibri"/>
                              <w:color w:val="EEDC00"/>
                              <w:sz w:val="24"/>
                              <w:szCs w:val="24"/>
                            </w:rPr>
                          </w:pPr>
                          <w:r w:rsidRPr="00526033">
                            <w:rPr>
                              <w:rFonts w:ascii="Calibri" w:eastAsia="Calibri" w:hAnsi="Calibri" w:cs="Calibri"/>
                              <w:color w:val="EEDC00"/>
                              <w:sz w:val="24"/>
                              <w:szCs w:val="24"/>
                            </w:rPr>
                            <w:t>RMIT Classification: Trusted</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E310CA" id="_x0000_t202" coordsize="21600,21600" o:spt="202" path="m,l,21600r21600,l21600,xe">
              <v:stroke joinstyle="miter"/>
              <v:path gradientshapeok="t" o:connecttype="rect"/>
            </v:shapetype>
            <v:shape id="Text Box 210517836" o:spid="_x0000_s1031" type="#_x0000_t202" alt="RMIT Classification: Trusted" style="position:absolute;left:0;text-align:left;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" filled="f" stroked="f">
              <v:textbox style="mso-fit-shape-to-text:t" inset="0,0,0,0">
                <w:txbxContent>
                  <w:p w14:paraId="50BE311C" w14:textId="77777777" w:rsidR="00B17984" w:rsidRPr="00526033" w:rsidRDefault="003A1D65">
                    <w:pPr>
                      <w:rPr>
                        <w:rFonts w:ascii="Calibri" w:eastAsia="Calibri" w:hAnsi="Calibri" w:cs="Calibri"/>
                        <w:color w:val="EEDC00"/>
                        <w:sz w:val="24"/>
                        <w:szCs w:val="24"/>
                      </w:rPr>
                    </w:pPr>
                    <w:r w:rsidRPr="00526033">
                      <w:rPr>
                        <w:rFonts w:ascii="Calibri" w:eastAsia="Calibri" w:hAnsi="Calibri" w:cs="Calibri"/>
                        <w:color w:val="EEDC00"/>
                        <w:sz w:val="24"/>
                        <w:szCs w:val="24"/>
                      </w:rPr>
                      <w:t>RMIT Classification: Trusted</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CECA37"/>
    <w:multiLevelType w:val="multilevel"/>
    <w:tmpl w:val="CDCECA3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3FFF06A"/>
    <w:multiLevelType w:val="multilevel"/>
    <w:tmpl w:val="D3FFF06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DFF26B6"/>
    <w:multiLevelType w:val="multilevel"/>
    <w:tmpl w:val="FDFF26B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F6E3CAF"/>
    <w:multiLevelType w:val="multilevel"/>
    <w:tmpl w:val="FF6E3CA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2616D6B"/>
    <w:multiLevelType w:val="multilevel"/>
    <w:tmpl w:val="0024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D6887"/>
    <w:multiLevelType w:val="hybridMultilevel"/>
    <w:tmpl w:val="242CEF22"/>
    <w:lvl w:ilvl="0" w:tplc="8D5A43E6">
      <w:start w:val="1"/>
      <w:numFmt w:val="bullet"/>
      <w:lvlText w:val=""/>
      <w:lvlJc w:val="left"/>
      <w:pPr>
        <w:ind w:left="720" w:hanging="360"/>
      </w:pPr>
      <w:rPr>
        <w:rFonts w:ascii="Symbol" w:hAnsi="Symbol" w:hint="default"/>
      </w:rPr>
    </w:lvl>
    <w:lvl w:ilvl="1" w:tplc="241A713C">
      <w:start w:val="1"/>
      <w:numFmt w:val="bullet"/>
      <w:lvlText w:val="o"/>
      <w:lvlJc w:val="left"/>
      <w:pPr>
        <w:ind w:left="1440" w:hanging="360"/>
      </w:pPr>
      <w:rPr>
        <w:rFonts w:ascii="Courier New" w:hAnsi="Courier New" w:hint="default"/>
      </w:rPr>
    </w:lvl>
    <w:lvl w:ilvl="2" w:tplc="712649F8">
      <w:start w:val="1"/>
      <w:numFmt w:val="bullet"/>
      <w:lvlText w:val=""/>
      <w:lvlJc w:val="left"/>
      <w:pPr>
        <w:ind w:left="2160" w:hanging="360"/>
      </w:pPr>
      <w:rPr>
        <w:rFonts w:ascii="Wingdings" w:hAnsi="Wingdings" w:hint="default"/>
      </w:rPr>
    </w:lvl>
    <w:lvl w:ilvl="3" w:tplc="FE4A259C">
      <w:start w:val="1"/>
      <w:numFmt w:val="bullet"/>
      <w:lvlText w:val=""/>
      <w:lvlJc w:val="left"/>
      <w:pPr>
        <w:ind w:left="2880" w:hanging="360"/>
      </w:pPr>
      <w:rPr>
        <w:rFonts w:ascii="Symbol" w:hAnsi="Symbol" w:hint="default"/>
      </w:rPr>
    </w:lvl>
    <w:lvl w:ilvl="4" w:tplc="316421B6">
      <w:start w:val="1"/>
      <w:numFmt w:val="bullet"/>
      <w:lvlText w:val="o"/>
      <w:lvlJc w:val="left"/>
      <w:pPr>
        <w:ind w:left="3600" w:hanging="360"/>
      </w:pPr>
      <w:rPr>
        <w:rFonts w:ascii="Courier New" w:hAnsi="Courier New" w:hint="default"/>
      </w:rPr>
    </w:lvl>
    <w:lvl w:ilvl="5" w:tplc="89AE5732">
      <w:start w:val="1"/>
      <w:numFmt w:val="bullet"/>
      <w:lvlText w:val=""/>
      <w:lvlJc w:val="left"/>
      <w:pPr>
        <w:ind w:left="4320" w:hanging="360"/>
      </w:pPr>
      <w:rPr>
        <w:rFonts w:ascii="Wingdings" w:hAnsi="Wingdings" w:hint="default"/>
      </w:rPr>
    </w:lvl>
    <w:lvl w:ilvl="6" w:tplc="8CB81B7A">
      <w:start w:val="1"/>
      <w:numFmt w:val="bullet"/>
      <w:lvlText w:val=""/>
      <w:lvlJc w:val="left"/>
      <w:pPr>
        <w:ind w:left="5040" w:hanging="360"/>
      </w:pPr>
      <w:rPr>
        <w:rFonts w:ascii="Symbol" w:hAnsi="Symbol" w:hint="default"/>
      </w:rPr>
    </w:lvl>
    <w:lvl w:ilvl="7" w:tplc="751AD97A">
      <w:start w:val="1"/>
      <w:numFmt w:val="bullet"/>
      <w:lvlText w:val="o"/>
      <w:lvlJc w:val="left"/>
      <w:pPr>
        <w:ind w:left="5760" w:hanging="360"/>
      </w:pPr>
      <w:rPr>
        <w:rFonts w:ascii="Courier New" w:hAnsi="Courier New" w:hint="default"/>
      </w:rPr>
    </w:lvl>
    <w:lvl w:ilvl="8" w:tplc="9962AAC4">
      <w:start w:val="1"/>
      <w:numFmt w:val="bullet"/>
      <w:lvlText w:val=""/>
      <w:lvlJc w:val="left"/>
      <w:pPr>
        <w:ind w:left="6480" w:hanging="360"/>
      </w:pPr>
      <w:rPr>
        <w:rFonts w:ascii="Wingdings" w:hAnsi="Wingdings" w:hint="default"/>
      </w:rPr>
    </w:lvl>
  </w:abstractNum>
  <w:abstractNum w:abstractNumId="6" w15:restartNumberingAfterBreak="0">
    <w:nsid w:val="0B1E3C71"/>
    <w:multiLevelType w:val="multilevel"/>
    <w:tmpl w:val="D3BC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E6522"/>
    <w:multiLevelType w:val="multilevel"/>
    <w:tmpl w:val="34E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80A12"/>
    <w:multiLevelType w:val="hybridMultilevel"/>
    <w:tmpl w:val="FF90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E1175D"/>
    <w:multiLevelType w:val="multilevel"/>
    <w:tmpl w:val="1F36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028C5"/>
    <w:multiLevelType w:val="multilevel"/>
    <w:tmpl w:val="71D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B7CEC"/>
    <w:multiLevelType w:val="multilevel"/>
    <w:tmpl w:val="78B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63D24"/>
    <w:multiLevelType w:val="multilevel"/>
    <w:tmpl w:val="874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379F0"/>
    <w:multiLevelType w:val="multilevel"/>
    <w:tmpl w:val="74A2C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4267D"/>
    <w:multiLevelType w:val="multilevel"/>
    <w:tmpl w:val="8636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D0A85"/>
    <w:multiLevelType w:val="multilevel"/>
    <w:tmpl w:val="7F90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F159F"/>
    <w:multiLevelType w:val="multilevel"/>
    <w:tmpl w:val="52A86AE2"/>
    <w:lvl w:ilvl="0">
      <w:start w:val="1"/>
      <w:numFmt w:val="decimal"/>
      <w:lvlText w:val="%1"/>
      <w:lvlJc w:val="left"/>
      <w:pPr>
        <w:ind w:left="492" w:hanging="492"/>
      </w:pPr>
      <w:rPr>
        <w:rFonts w:hint="default"/>
      </w:rPr>
    </w:lvl>
    <w:lvl w:ilvl="1">
      <w:start w:val="1"/>
      <w:numFmt w:val="decimal"/>
      <w:lvlText w:val="%1.%2"/>
      <w:lvlJc w:val="left"/>
      <w:pPr>
        <w:ind w:left="672" w:hanging="492"/>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7" w15:restartNumberingAfterBreak="0">
    <w:nsid w:val="28D77AB0"/>
    <w:multiLevelType w:val="multilevel"/>
    <w:tmpl w:val="06F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C1886"/>
    <w:multiLevelType w:val="multilevel"/>
    <w:tmpl w:val="03A07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E1A34"/>
    <w:multiLevelType w:val="multilevel"/>
    <w:tmpl w:val="FD80BCAC"/>
    <w:lvl w:ilvl="0">
      <w:start w:val="4"/>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7CC4387"/>
    <w:multiLevelType w:val="multilevel"/>
    <w:tmpl w:val="37CC4387"/>
    <w:lvl w:ilvl="0">
      <w:start w:val="1"/>
      <w:numFmt w:val="decimal"/>
      <w:pStyle w:val="Heading1"/>
      <w:lvlText w:val="%1"/>
      <w:lvlJc w:val="left"/>
      <w:pPr>
        <w:ind w:left="1000"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3A7C5A41"/>
    <w:multiLevelType w:val="multilevel"/>
    <w:tmpl w:val="829A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466F9"/>
    <w:multiLevelType w:val="multilevel"/>
    <w:tmpl w:val="6E72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67450"/>
    <w:multiLevelType w:val="hybridMultilevel"/>
    <w:tmpl w:val="C33A1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8D338A"/>
    <w:multiLevelType w:val="hybridMultilevel"/>
    <w:tmpl w:val="8EC23A9E"/>
    <w:lvl w:ilvl="0" w:tplc="42DC51F8">
      <w:start w:val="1"/>
      <w:numFmt w:val="bullet"/>
      <w:lvlText w:val=""/>
      <w:lvlJc w:val="left"/>
      <w:pPr>
        <w:ind w:left="720" w:hanging="360"/>
      </w:pPr>
      <w:rPr>
        <w:rFonts w:ascii="Symbol" w:hAnsi="Symbol" w:hint="default"/>
      </w:rPr>
    </w:lvl>
    <w:lvl w:ilvl="1" w:tplc="FC444420">
      <w:start w:val="1"/>
      <w:numFmt w:val="bullet"/>
      <w:lvlText w:val="o"/>
      <w:lvlJc w:val="left"/>
      <w:pPr>
        <w:ind w:left="1440" w:hanging="360"/>
      </w:pPr>
      <w:rPr>
        <w:rFonts w:ascii="Courier New" w:hAnsi="Courier New" w:hint="default"/>
      </w:rPr>
    </w:lvl>
    <w:lvl w:ilvl="2" w:tplc="0ED8EBA6">
      <w:start w:val="1"/>
      <w:numFmt w:val="bullet"/>
      <w:lvlText w:val=""/>
      <w:lvlJc w:val="left"/>
      <w:pPr>
        <w:ind w:left="2160" w:hanging="360"/>
      </w:pPr>
      <w:rPr>
        <w:rFonts w:ascii="Wingdings" w:hAnsi="Wingdings" w:hint="default"/>
      </w:rPr>
    </w:lvl>
    <w:lvl w:ilvl="3" w:tplc="F95E45D6">
      <w:start w:val="1"/>
      <w:numFmt w:val="bullet"/>
      <w:lvlText w:val=""/>
      <w:lvlJc w:val="left"/>
      <w:pPr>
        <w:ind w:left="2880" w:hanging="360"/>
      </w:pPr>
      <w:rPr>
        <w:rFonts w:ascii="Symbol" w:hAnsi="Symbol" w:hint="default"/>
      </w:rPr>
    </w:lvl>
    <w:lvl w:ilvl="4" w:tplc="8662DE46">
      <w:start w:val="1"/>
      <w:numFmt w:val="bullet"/>
      <w:lvlText w:val="o"/>
      <w:lvlJc w:val="left"/>
      <w:pPr>
        <w:ind w:left="3600" w:hanging="360"/>
      </w:pPr>
      <w:rPr>
        <w:rFonts w:ascii="Courier New" w:hAnsi="Courier New" w:hint="default"/>
      </w:rPr>
    </w:lvl>
    <w:lvl w:ilvl="5" w:tplc="E81C08E4">
      <w:start w:val="1"/>
      <w:numFmt w:val="bullet"/>
      <w:lvlText w:val=""/>
      <w:lvlJc w:val="left"/>
      <w:pPr>
        <w:ind w:left="4320" w:hanging="360"/>
      </w:pPr>
      <w:rPr>
        <w:rFonts w:ascii="Wingdings" w:hAnsi="Wingdings" w:hint="default"/>
      </w:rPr>
    </w:lvl>
    <w:lvl w:ilvl="6" w:tplc="7F046060">
      <w:start w:val="1"/>
      <w:numFmt w:val="bullet"/>
      <w:lvlText w:val=""/>
      <w:lvlJc w:val="left"/>
      <w:pPr>
        <w:ind w:left="5040" w:hanging="360"/>
      </w:pPr>
      <w:rPr>
        <w:rFonts w:ascii="Symbol" w:hAnsi="Symbol" w:hint="default"/>
      </w:rPr>
    </w:lvl>
    <w:lvl w:ilvl="7" w:tplc="A538F8DE">
      <w:start w:val="1"/>
      <w:numFmt w:val="bullet"/>
      <w:lvlText w:val="o"/>
      <w:lvlJc w:val="left"/>
      <w:pPr>
        <w:ind w:left="5760" w:hanging="360"/>
      </w:pPr>
      <w:rPr>
        <w:rFonts w:ascii="Courier New" w:hAnsi="Courier New" w:hint="default"/>
      </w:rPr>
    </w:lvl>
    <w:lvl w:ilvl="8" w:tplc="E65AA5CE">
      <w:start w:val="1"/>
      <w:numFmt w:val="bullet"/>
      <w:lvlText w:val=""/>
      <w:lvlJc w:val="left"/>
      <w:pPr>
        <w:ind w:left="6480" w:hanging="360"/>
      </w:pPr>
      <w:rPr>
        <w:rFonts w:ascii="Wingdings" w:hAnsi="Wingdings" w:hint="default"/>
      </w:rPr>
    </w:lvl>
  </w:abstractNum>
  <w:abstractNum w:abstractNumId="25" w15:restartNumberingAfterBreak="0">
    <w:nsid w:val="40A25AEA"/>
    <w:multiLevelType w:val="multilevel"/>
    <w:tmpl w:val="09C2C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412F8"/>
    <w:multiLevelType w:val="multilevel"/>
    <w:tmpl w:val="F16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85C22"/>
    <w:multiLevelType w:val="hybridMultilevel"/>
    <w:tmpl w:val="E508E77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750539E"/>
    <w:multiLevelType w:val="multilevel"/>
    <w:tmpl w:val="3578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64A6B"/>
    <w:multiLevelType w:val="multilevel"/>
    <w:tmpl w:val="4558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2207C"/>
    <w:multiLevelType w:val="hybridMultilevel"/>
    <w:tmpl w:val="E81AB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AF457B"/>
    <w:multiLevelType w:val="multilevel"/>
    <w:tmpl w:val="A60C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796D09"/>
    <w:multiLevelType w:val="multilevel"/>
    <w:tmpl w:val="7730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880E11"/>
    <w:multiLevelType w:val="multilevel"/>
    <w:tmpl w:val="8AF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A42F28"/>
    <w:multiLevelType w:val="hybridMultilevel"/>
    <w:tmpl w:val="9DD8D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0A00D8"/>
    <w:multiLevelType w:val="multilevel"/>
    <w:tmpl w:val="FACC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DE6B0C"/>
    <w:multiLevelType w:val="multilevel"/>
    <w:tmpl w:val="DE56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394567"/>
    <w:multiLevelType w:val="multilevel"/>
    <w:tmpl w:val="7E4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E910E"/>
    <w:multiLevelType w:val="multilevel"/>
    <w:tmpl w:val="6B7E910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6D46DE93"/>
    <w:multiLevelType w:val="hybridMultilevel"/>
    <w:tmpl w:val="4B50C64C"/>
    <w:lvl w:ilvl="0" w:tplc="DDD6EB80">
      <w:start w:val="1"/>
      <w:numFmt w:val="bullet"/>
      <w:lvlText w:val=""/>
      <w:lvlJc w:val="left"/>
      <w:pPr>
        <w:ind w:left="720" w:hanging="360"/>
      </w:pPr>
      <w:rPr>
        <w:rFonts w:ascii="Symbol" w:hAnsi="Symbol" w:hint="default"/>
      </w:rPr>
    </w:lvl>
    <w:lvl w:ilvl="1" w:tplc="3C82C5B6">
      <w:start w:val="1"/>
      <w:numFmt w:val="bullet"/>
      <w:lvlText w:val="o"/>
      <w:lvlJc w:val="left"/>
      <w:pPr>
        <w:ind w:left="1440" w:hanging="360"/>
      </w:pPr>
      <w:rPr>
        <w:rFonts w:ascii="Courier New" w:hAnsi="Courier New" w:hint="default"/>
      </w:rPr>
    </w:lvl>
    <w:lvl w:ilvl="2" w:tplc="7EDA0420">
      <w:start w:val="1"/>
      <w:numFmt w:val="bullet"/>
      <w:lvlText w:val=""/>
      <w:lvlJc w:val="left"/>
      <w:pPr>
        <w:ind w:left="2160" w:hanging="360"/>
      </w:pPr>
      <w:rPr>
        <w:rFonts w:ascii="Wingdings" w:hAnsi="Wingdings" w:hint="default"/>
      </w:rPr>
    </w:lvl>
    <w:lvl w:ilvl="3" w:tplc="79644E18">
      <w:start w:val="1"/>
      <w:numFmt w:val="bullet"/>
      <w:lvlText w:val=""/>
      <w:lvlJc w:val="left"/>
      <w:pPr>
        <w:ind w:left="2880" w:hanging="360"/>
      </w:pPr>
      <w:rPr>
        <w:rFonts w:ascii="Symbol" w:hAnsi="Symbol" w:hint="default"/>
      </w:rPr>
    </w:lvl>
    <w:lvl w:ilvl="4" w:tplc="7B388774">
      <w:start w:val="1"/>
      <w:numFmt w:val="bullet"/>
      <w:lvlText w:val="o"/>
      <w:lvlJc w:val="left"/>
      <w:pPr>
        <w:ind w:left="3600" w:hanging="360"/>
      </w:pPr>
      <w:rPr>
        <w:rFonts w:ascii="Courier New" w:hAnsi="Courier New" w:hint="default"/>
      </w:rPr>
    </w:lvl>
    <w:lvl w:ilvl="5" w:tplc="D7D80266">
      <w:start w:val="1"/>
      <w:numFmt w:val="bullet"/>
      <w:lvlText w:val=""/>
      <w:lvlJc w:val="left"/>
      <w:pPr>
        <w:ind w:left="4320" w:hanging="360"/>
      </w:pPr>
      <w:rPr>
        <w:rFonts w:ascii="Wingdings" w:hAnsi="Wingdings" w:hint="default"/>
      </w:rPr>
    </w:lvl>
    <w:lvl w:ilvl="6" w:tplc="68F4E7CA">
      <w:start w:val="1"/>
      <w:numFmt w:val="bullet"/>
      <w:lvlText w:val=""/>
      <w:lvlJc w:val="left"/>
      <w:pPr>
        <w:ind w:left="5040" w:hanging="360"/>
      </w:pPr>
      <w:rPr>
        <w:rFonts w:ascii="Symbol" w:hAnsi="Symbol" w:hint="default"/>
      </w:rPr>
    </w:lvl>
    <w:lvl w:ilvl="7" w:tplc="D746362A">
      <w:start w:val="1"/>
      <w:numFmt w:val="bullet"/>
      <w:lvlText w:val="o"/>
      <w:lvlJc w:val="left"/>
      <w:pPr>
        <w:ind w:left="5760" w:hanging="360"/>
      </w:pPr>
      <w:rPr>
        <w:rFonts w:ascii="Courier New" w:hAnsi="Courier New" w:hint="default"/>
      </w:rPr>
    </w:lvl>
    <w:lvl w:ilvl="8" w:tplc="513CC09A">
      <w:start w:val="1"/>
      <w:numFmt w:val="bullet"/>
      <w:lvlText w:val=""/>
      <w:lvlJc w:val="left"/>
      <w:pPr>
        <w:ind w:left="6480" w:hanging="360"/>
      </w:pPr>
      <w:rPr>
        <w:rFonts w:ascii="Wingdings" w:hAnsi="Wingdings" w:hint="default"/>
      </w:rPr>
    </w:lvl>
  </w:abstractNum>
  <w:abstractNum w:abstractNumId="40" w15:restartNumberingAfterBreak="0">
    <w:nsid w:val="70966B4B"/>
    <w:multiLevelType w:val="multilevel"/>
    <w:tmpl w:val="E3F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52A4D"/>
    <w:multiLevelType w:val="multilevel"/>
    <w:tmpl w:val="10EE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B24BE"/>
    <w:multiLevelType w:val="multilevel"/>
    <w:tmpl w:val="78084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33D61"/>
    <w:multiLevelType w:val="multilevel"/>
    <w:tmpl w:val="E926D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FBA5B4"/>
    <w:multiLevelType w:val="multilevel"/>
    <w:tmpl w:val="7FFBA5B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331175131">
    <w:abstractNumId w:val="13"/>
  </w:num>
  <w:num w:numId="2" w16cid:durableId="138309683">
    <w:abstractNumId w:val="22"/>
  </w:num>
  <w:num w:numId="3" w16cid:durableId="1665888006">
    <w:abstractNumId w:val="20"/>
  </w:num>
  <w:num w:numId="4" w16cid:durableId="798383063">
    <w:abstractNumId w:val="35"/>
  </w:num>
  <w:num w:numId="5" w16cid:durableId="412243145">
    <w:abstractNumId w:val="17"/>
  </w:num>
  <w:num w:numId="6" w16cid:durableId="521284228">
    <w:abstractNumId w:val="26"/>
  </w:num>
  <w:num w:numId="7" w16cid:durableId="114370211">
    <w:abstractNumId w:val="6"/>
  </w:num>
  <w:num w:numId="8" w16cid:durableId="829177069">
    <w:abstractNumId w:val="33"/>
  </w:num>
  <w:num w:numId="9" w16cid:durableId="1660696744">
    <w:abstractNumId w:val="14"/>
  </w:num>
  <w:num w:numId="10" w16cid:durableId="1748453443">
    <w:abstractNumId w:val="25"/>
  </w:num>
  <w:num w:numId="11" w16cid:durableId="106194781">
    <w:abstractNumId w:val="28"/>
  </w:num>
  <w:num w:numId="12" w16cid:durableId="1778064337">
    <w:abstractNumId w:val="42"/>
  </w:num>
  <w:num w:numId="13" w16cid:durableId="1927961521">
    <w:abstractNumId w:val="34"/>
  </w:num>
  <w:num w:numId="14" w16cid:durableId="1012418252">
    <w:abstractNumId w:val="23"/>
  </w:num>
  <w:num w:numId="15" w16cid:durableId="705836217">
    <w:abstractNumId w:val="43"/>
  </w:num>
  <w:num w:numId="16" w16cid:durableId="487332308">
    <w:abstractNumId w:val="8"/>
  </w:num>
  <w:num w:numId="17" w16cid:durableId="1508793091">
    <w:abstractNumId w:val="30"/>
  </w:num>
  <w:num w:numId="18" w16cid:durableId="356590456">
    <w:abstractNumId w:val="10"/>
  </w:num>
  <w:num w:numId="19" w16cid:durableId="961620336">
    <w:abstractNumId w:val="36"/>
  </w:num>
  <w:num w:numId="20" w16cid:durableId="2043360822">
    <w:abstractNumId w:val="24"/>
  </w:num>
  <w:num w:numId="21" w16cid:durableId="2029137575">
    <w:abstractNumId w:val="5"/>
  </w:num>
  <w:num w:numId="22" w16cid:durableId="1656716582">
    <w:abstractNumId w:val="39"/>
  </w:num>
  <w:num w:numId="23" w16cid:durableId="287932024">
    <w:abstractNumId w:val="0"/>
  </w:num>
  <w:num w:numId="24" w16cid:durableId="515582373">
    <w:abstractNumId w:val="2"/>
  </w:num>
  <w:num w:numId="25" w16cid:durableId="2008290175">
    <w:abstractNumId w:val="1"/>
  </w:num>
  <w:num w:numId="26" w16cid:durableId="769469560">
    <w:abstractNumId w:val="44"/>
  </w:num>
  <w:num w:numId="27" w16cid:durableId="901453240">
    <w:abstractNumId w:val="3"/>
  </w:num>
  <w:num w:numId="28" w16cid:durableId="1249385209">
    <w:abstractNumId w:val="38"/>
  </w:num>
  <w:num w:numId="29" w16cid:durableId="11763389">
    <w:abstractNumId w:val="16"/>
  </w:num>
  <w:num w:numId="30" w16cid:durableId="1800226331">
    <w:abstractNumId w:val="29"/>
  </w:num>
  <w:num w:numId="31" w16cid:durableId="1683237305">
    <w:abstractNumId w:val="15"/>
  </w:num>
  <w:num w:numId="32" w16cid:durableId="1537541555">
    <w:abstractNumId w:val="7"/>
  </w:num>
  <w:num w:numId="33" w16cid:durableId="1707638395">
    <w:abstractNumId w:val="11"/>
  </w:num>
  <w:num w:numId="34" w16cid:durableId="1156411810">
    <w:abstractNumId w:val="19"/>
  </w:num>
  <w:num w:numId="35" w16cid:durableId="2073771248">
    <w:abstractNumId w:val="27"/>
  </w:num>
  <w:num w:numId="36" w16cid:durableId="1564950244">
    <w:abstractNumId w:val="9"/>
  </w:num>
  <w:num w:numId="37" w16cid:durableId="1373462718">
    <w:abstractNumId w:val="37"/>
  </w:num>
  <w:num w:numId="38" w16cid:durableId="1890845916">
    <w:abstractNumId w:val="12"/>
  </w:num>
  <w:num w:numId="39" w16cid:durableId="1969043284">
    <w:abstractNumId w:val="4"/>
  </w:num>
  <w:num w:numId="40" w16cid:durableId="1224756090">
    <w:abstractNumId w:val="18"/>
  </w:num>
  <w:num w:numId="41" w16cid:durableId="1991786141">
    <w:abstractNumId w:val="40"/>
  </w:num>
  <w:num w:numId="42" w16cid:durableId="2120252942">
    <w:abstractNumId w:val="31"/>
  </w:num>
  <w:num w:numId="43" w16cid:durableId="1213807207">
    <w:abstractNumId w:val="32"/>
  </w:num>
  <w:num w:numId="44" w16cid:durableId="1500147729">
    <w:abstractNumId w:val="21"/>
  </w:num>
  <w:num w:numId="45" w16cid:durableId="818424859">
    <w:abstractNumId w:val="4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ABF"/>
    <w:rsid w:val="DDFB1F03"/>
    <w:rsid w:val="000006F4"/>
    <w:rsid w:val="000007F5"/>
    <w:rsid w:val="00000A93"/>
    <w:rsid w:val="00000D63"/>
    <w:rsid w:val="000012A4"/>
    <w:rsid w:val="000018C8"/>
    <w:rsid w:val="00001AB3"/>
    <w:rsid w:val="00001E74"/>
    <w:rsid w:val="00002498"/>
    <w:rsid w:val="0000272B"/>
    <w:rsid w:val="0000362E"/>
    <w:rsid w:val="00004297"/>
    <w:rsid w:val="00004E16"/>
    <w:rsid w:val="000052AC"/>
    <w:rsid w:val="0000570C"/>
    <w:rsid w:val="000058A3"/>
    <w:rsid w:val="00005BFE"/>
    <w:rsid w:val="00005C65"/>
    <w:rsid w:val="00005CB1"/>
    <w:rsid w:val="000061EE"/>
    <w:rsid w:val="0000722F"/>
    <w:rsid w:val="00007576"/>
    <w:rsid w:val="00007587"/>
    <w:rsid w:val="0000786F"/>
    <w:rsid w:val="00007A50"/>
    <w:rsid w:val="000100E1"/>
    <w:rsid w:val="000107B0"/>
    <w:rsid w:val="00010EF2"/>
    <w:rsid w:val="00011C2B"/>
    <w:rsid w:val="0001206E"/>
    <w:rsid w:val="0001215B"/>
    <w:rsid w:val="00012313"/>
    <w:rsid w:val="000124AB"/>
    <w:rsid w:val="000124B0"/>
    <w:rsid w:val="00013372"/>
    <w:rsid w:val="00014331"/>
    <w:rsid w:val="0001449A"/>
    <w:rsid w:val="000145EB"/>
    <w:rsid w:val="0001497D"/>
    <w:rsid w:val="00015BBF"/>
    <w:rsid w:val="00015CF9"/>
    <w:rsid w:val="00015F28"/>
    <w:rsid w:val="00016505"/>
    <w:rsid w:val="000166F0"/>
    <w:rsid w:val="00016FB6"/>
    <w:rsid w:val="00017BDD"/>
    <w:rsid w:val="00017CAF"/>
    <w:rsid w:val="00020275"/>
    <w:rsid w:val="00020EBB"/>
    <w:rsid w:val="000214AC"/>
    <w:rsid w:val="00021556"/>
    <w:rsid w:val="000215F4"/>
    <w:rsid w:val="00021ABA"/>
    <w:rsid w:val="00021BCB"/>
    <w:rsid w:val="00022F97"/>
    <w:rsid w:val="00023210"/>
    <w:rsid w:val="000235B9"/>
    <w:rsid w:val="000236A3"/>
    <w:rsid w:val="00024290"/>
    <w:rsid w:val="00024726"/>
    <w:rsid w:val="00024927"/>
    <w:rsid w:val="00024B5B"/>
    <w:rsid w:val="00024B6F"/>
    <w:rsid w:val="00024C2A"/>
    <w:rsid w:val="00025776"/>
    <w:rsid w:val="00025882"/>
    <w:rsid w:val="00025A77"/>
    <w:rsid w:val="0002610B"/>
    <w:rsid w:val="00026C32"/>
    <w:rsid w:val="00026D51"/>
    <w:rsid w:val="00026FA7"/>
    <w:rsid w:val="00027407"/>
    <w:rsid w:val="000275AD"/>
    <w:rsid w:val="00027AB1"/>
    <w:rsid w:val="00030A4E"/>
    <w:rsid w:val="00030C20"/>
    <w:rsid w:val="00030D56"/>
    <w:rsid w:val="0003147F"/>
    <w:rsid w:val="00032398"/>
    <w:rsid w:val="000325A4"/>
    <w:rsid w:val="00032606"/>
    <w:rsid w:val="00032E4C"/>
    <w:rsid w:val="00032EF5"/>
    <w:rsid w:val="00033337"/>
    <w:rsid w:val="0003390F"/>
    <w:rsid w:val="00033ADD"/>
    <w:rsid w:val="000348A9"/>
    <w:rsid w:val="00034BF7"/>
    <w:rsid w:val="00035369"/>
    <w:rsid w:val="000356CD"/>
    <w:rsid w:val="00035EA1"/>
    <w:rsid w:val="00036642"/>
    <w:rsid w:val="00037701"/>
    <w:rsid w:val="00037D6D"/>
    <w:rsid w:val="0004031F"/>
    <w:rsid w:val="000405CB"/>
    <w:rsid w:val="00040A95"/>
    <w:rsid w:val="0004102B"/>
    <w:rsid w:val="00041841"/>
    <w:rsid w:val="0004196E"/>
    <w:rsid w:val="00042258"/>
    <w:rsid w:val="00042B49"/>
    <w:rsid w:val="00042CCE"/>
    <w:rsid w:val="0004425F"/>
    <w:rsid w:val="00044428"/>
    <w:rsid w:val="00045883"/>
    <w:rsid w:val="00045CC5"/>
    <w:rsid w:val="00045FA4"/>
    <w:rsid w:val="000470D0"/>
    <w:rsid w:val="000478E9"/>
    <w:rsid w:val="00047BA6"/>
    <w:rsid w:val="00047D5C"/>
    <w:rsid w:val="000502B3"/>
    <w:rsid w:val="000505E3"/>
    <w:rsid w:val="000509FF"/>
    <w:rsid w:val="00050A9F"/>
    <w:rsid w:val="00051EAF"/>
    <w:rsid w:val="00051EF7"/>
    <w:rsid w:val="00052303"/>
    <w:rsid w:val="0005254A"/>
    <w:rsid w:val="000525ED"/>
    <w:rsid w:val="000531B9"/>
    <w:rsid w:val="00053330"/>
    <w:rsid w:val="00053521"/>
    <w:rsid w:val="000543D0"/>
    <w:rsid w:val="000545EB"/>
    <w:rsid w:val="0005486D"/>
    <w:rsid w:val="00054CBB"/>
    <w:rsid w:val="00054CE0"/>
    <w:rsid w:val="000553A9"/>
    <w:rsid w:val="00055933"/>
    <w:rsid w:val="00055A8A"/>
    <w:rsid w:val="0005625E"/>
    <w:rsid w:val="000563CC"/>
    <w:rsid w:val="0005645A"/>
    <w:rsid w:val="00057D6C"/>
    <w:rsid w:val="00061607"/>
    <w:rsid w:val="00061C95"/>
    <w:rsid w:val="00062647"/>
    <w:rsid w:val="000626FB"/>
    <w:rsid w:val="00062748"/>
    <w:rsid w:val="000628BD"/>
    <w:rsid w:val="00062B9C"/>
    <w:rsid w:val="00063598"/>
    <w:rsid w:val="00063F6D"/>
    <w:rsid w:val="00063F9B"/>
    <w:rsid w:val="00064953"/>
    <w:rsid w:val="00065AF9"/>
    <w:rsid w:val="000667D5"/>
    <w:rsid w:val="00066B92"/>
    <w:rsid w:val="0006765A"/>
    <w:rsid w:val="00070307"/>
    <w:rsid w:val="00070344"/>
    <w:rsid w:val="000704CA"/>
    <w:rsid w:val="000709A7"/>
    <w:rsid w:val="00070DA3"/>
    <w:rsid w:val="00070E33"/>
    <w:rsid w:val="000712CC"/>
    <w:rsid w:val="00072788"/>
    <w:rsid w:val="00072898"/>
    <w:rsid w:val="000733C8"/>
    <w:rsid w:val="000733FB"/>
    <w:rsid w:val="00073479"/>
    <w:rsid w:val="0007355C"/>
    <w:rsid w:val="00073FE2"/>
    <w:rsid w:val="0007466B"/>
    <w:rsid w:val="00074EF2"/>
    <w:rsid w:val="000750D3"/>
    <w:rsid w:val="0007589F"/>
    <w:rsid w:val="00076079"/>
    <w:rsid w:val="000768E6"/>
    <w:rsid w:val="00076990"/>
    <w:rsid w:val="00076C2D"/>
    <w:rsid w:val="0007748B"/>
    <w:rsid w:val="00077493"/>
    <w:rsid w:val="000777C0"/>
    <w:rsid w:val="000778F9"/>
    <w:rsid w:val="00077A2E"/>
    <w:rsid w:val="00077E42"/>
    <w:rsid w:val="0008029A"/>
    <w:rsid w:val="00080806"/>
    <w:rsid w:val="00080899"/>
    <w:rsid w:val="00080BF9"/>
    <w:rsid w:val="0008149E"/>
    <w:rsid w:val="00081853"/>
    <w:rsid w:val="0008197F"/>
    <w:rsid w:val="00081EA3"/>
    <w:rsid w:val="00081FD9"/>
    <w:rsid w:val="000821D9"/>
    <w:rsid w:val="000821E4"/>
    <w:rsid w:val="00082730"/>
    <w:rsid w:val="00082905"/>
    <w:rsid w:val="00082BBE"/>
    <w:rsid w:val="0008306E"/>
    <w:rsid w:val="00083209"/>
    <w:rsid w:val="0008345E"/>
    <w:rsid w:val="00083753"/>
    <w:rsid w:val="00083928"/>
    <w:rsid w:val="000839F2"/>
    <w:rsid w:val="00083B22"/>
    <w:rsid w:val="0008414F"/>
    <w:rsid w:val="000849AD"/>
    <w:rsid w:val="00084EC7"/>
    <w:rsid w:val="00085159"/>
    <w:rsid w:val="0008532A"/>
    <w:rsid w:val="0008533C"/>
    <w:rsid w:val="0008551B"/>
    <w:rsid w:val="0008578D"/>
    <w:rsid w:val="00085A16"/>
    <w:rsid w:val="00085C9A"/>
    <w:rsid w:val="00086063"/>
    <w:rsid w:val="00086104"/>
    <w:rsid w:val="000863EB"/>
    <w:rsid w:val="0008657E"/>
    <w:rsid w:val="00086A36"/>
    <w:rsid w:val="000872A6"/>
    <w:rsid w:val="0008787A"/>
    <w:rsid w:val="00087C9C"/>
    <w:rsid w:val="00087F7A"/>
    <w:rsid w:val="0009032E"/>
    <w:rsid w:val="00090761"/>
    <w:rsid w:val="00090EC2"/>
    <w:rsid w:val="00091361"/>
    <w:rsid w:val="000916B6"/>
    <w:rsid w:val="00092238"/>
    <w:rsid w:val="00092BC3"/>
    <w:rsid w:val="00092C23"/>
    <w:rsid w:val="0009313B"/>
    <w:rsid w:val="0009327E"/>
    <w:rsid w:val="000932BA"/>
    <w:rsid w:val="00094062"/>
    <w:rsid w:val="00094287"/>
    <w:rsid w:val="00094EF9"/>
    <w:rsid w:val="00094FF1"/>
    <w:rsid w:val="00095BAF"/>
    <w:rsid w:val="000965F6"/>
    <w:rsid w:val="000967BE"/>
    <w:rsid w:val="000977AB"/>
    <w:rsid w:val="000979FF"/>
    <w:rsid w:val="00097AAE"/>
    <w:rsid w:val="000A07F4"/>
    <w:rsid w:val="000A0F93"/>
    <w:rsid w:val="000A16E4"/>
    <w:rsid w:val="000A2901"/>
    <w:rsid w:val="000A2977"/>
    <w:rsid w:val="000A391D"/>
    <w:rsid w:val="000A477A"/>
    <w:rsid w:val="000A49AC"/>
    <w:rsid w:val="000A508A"/>
    <w:rsid w:val="000A522E"/>
    <w:rsid w:val="000A5379"/>
    <w:rsid w:val="000A5E69"/>
    <w:rsid w:val="000A5E96"/>
    <w:rsid w:val="000A67CF"/>
    <w:rsid w:val="000A6C8D"/>
    <w:rsid w:val="000A6CF7"/>
    <w:rsid w:val="000A7218"/>
    <w:rsid w:val="000A7492"/>
    <w:rsid w:val="000B03BF"/>
    <w:rsid w:val="000B04ED"/>
    <w:rsid w:val="000B1915"/>
    <w:rsid w:val="000B1CAD"/>
    <w:rsid w:val="000B2ADE"/>
    <w:rsid w:val="000B315A"/>
    <w:rsid w:val="000B3287"/>
    <w:rsid w:val="000B3399"/>
    <w:rsid w:val="000B381D"/>
    <w:rsid w:val="000B3D07"/>
    <w:rsid w:val="000B450F"/>
    <w:rsid w:val="000B4658"/>
    <w:rsid w:val="000B4A4E"/>
    <w:rsid w:val="000B511C"/>
    <w:rsid w:val="000B5214"/>
    <w:rsid w:val="000B5544"/>
    <w:rsid w:val="000B5686"/>
    <w:rsid w:val="000B5755"/>
    <w:rsid w:val="000B58B5"/>
    <w:rsid w:val="000B592D"/>
    <w:rsid w:val="000B5A1D"/>
    <w:rsid w:val="000B5C0B"/>
    <w:rsid w:val="000B66B7"/>
    <w:rsid w:val="000B688A"/>
    <w:rsid w:val="000B69CE"/>
    <w:rsid w:val="000B71EF"/>
    <w:rsid w:val="000B7313"/>
    <w:rsid w:val="000B7A92"/>
    <w:rsid w:val="000B7C90"/>
    <w:rsid w:val="000C009A"/>
    <w:rsid w:val="000C1370"/>
    <w:rsid w:val="000C1CCD"/>
    <w:rsid w:val="000C3284"/>
    <w:rsid w:val="000C37EC"/>
    <w:rsid w:val="000C3940"/>
    <w:rsid w:val="000C4F60"/>
    <w:rsid w:val="000C51B4"/>
    <w:rsid w:val="000C57E2"/>
    <w:rsid w:val="000C5AB3"/>
    <w:rsid w:val="000C6097"/>
    <w:rsid w:val="000C6220"/>
    <w:rsid w:val="000C6327"/>
    <w:rsid w:val="000C6DD7"/>
    <w:rsid w:val="000C70A0"/>
    <w:rsid w:val="000C70C3"/>
    <w:rsid w:val="000C74EA"/>
    <w:rsid w:val="000C75BF"/>
    <w:rsid w:val="000C7BA2"/>
    <w:rsid w:val="000D0A2B"/>
    <w:rsid w:val="000D1374"/>
    <w:rsid w:val="000D13B2"/>
    <w:rsid w:val="000D14BC"/>
    <w:rsid w:val="000D16F9"/>
    <w:rsid w:val="000D1870"/>
    <w:rsid w:val="000D188F"/>
    <w:rsid w:val="000D1906"/>
    <w:rsid w:val="000D19CF"/>
    <w:rsid w:val="000D1D54"/>
    <w:rsid w:val="000D1F33"/>
    <w:rsid w:val="000D2106"/>
    <w:rsid w:val="000D22E5"/>
    <w:rsid w:val="000D29B8"/>
    <w:rsid w:val="000D2E4B"/>
    <w:rsid w:val="000D3793"/>
    <w:rsid w:val="000D3A24"/>
    <w:rsid w:val="000D4235"/>
    <w:rsid w:val="000D4330"/>
    <w:rsid w:val="000D44D2"/>
    <w:rsid w:val="000D462F"/>
    <w:rsid w:val="000D4972"/>
    <w:rsid w:val="000D4DF5"/>
    <w:rsid w:val="000D5195"/>
    <w:rsid w:val="000D5B26"/>
    <w:rsid w:val="000D5F8A"/>
    <w:rsid w:val="000D6498"/>
    <w:rsid w:val="000D68B3"/>
    <w:rsid w:val="000D6A1D"/>
    <w:rsid w:val="000D6BFE"/>
    <w:rsid w:val="000D7003"/>
    <w:rsid w:val="000D74E5"/>
    <w:rsid w:val="000D7AA7"/>
    <w:rsid w:val="000D7B00"/>
    <w:rsid w:val="000D7CC3"/>
    <w:rsid w:val="000E000B"/>
    <w:rsid w:val="000E0849"/>
    <w:rsid w:val="000E0DE3"/>
    <w:rsid w:val="000E0DF9"/>
    <w:rsid w:val="000E169E"/>
    <w:rsid w:val="000E1877"/>
    <w:rsid w:val="000E23F7"/>
    <w:rsid w:val="000E33AB"/>
    <w:rsid w:val="000E35EA"/>
    <w:rsid w:val="000E39DD"/>
    <w:rsid w:val="000E3A52"/>
    <w:rsid w:val="000E3FEF"/>
    <w:rsid w:val="000E478E"/>
    <w:rsid w:val="000E4B68"/>
    <w:rsid w:val="000E4C36"/>
    <w:rsid w:val="000E505B"/>
    <w:rsid w:val="000E5260"/>
    <w:rsid w:val="000E5551"/>
    <w:rsid w:val="000E5938"/>
    <w:rsid w:val="000E5D24"/>
    <w:rsid w:val="000E67B6"/>
    <w:rsid w:val="000E6C2E"/>
    <w:rsid w:val="000E6FFB"/>
    <w:rsid w:val="000E71E3"/>
    <w:rsid w:val="000E7DBF"/>
    <w:rsid w:val="000E7E9F"/>
    <w:rsid w:val="000E7FDD"/>
    <w:rsid w:val="000F0229"/>
    <w:rsid w:val="000F022B"/>
    <w:rsid w:val="000F0903"/>
    <w:rsid w:val="000F0ACC"/>
    <w:rsid w:val="000F0CFF"/>
    <w:rsid w:val="000F0D43"/>
    <w:rsid w:val="000F0D57"/>
    <w:rsid w:val="000F1929"/>
    <w:rsid w:val="000F1B1F"/>
    <w:rsid w:val="000F21EB"/>
    <w:rsid w:val="000F2370"/>
    <w:rsid w:val="000F277C"/>
    <w:rsid w:val="000F3456"/>
    <w:rsid w:val="000F3524"/>
    <w:rsid w:val="000F468C"/>
    <w:rsid w:val="000F5133"/>
    <w:rsid w:val="000F5ED7"/>
    <w:rsid w:val="000F5F3A"/>
    <w:rsid w:val="000F600F"/>
    <w:rsid w:val="000F6389"/>
    <w:rsid w:val="000F6481"/>
    <w:rsid w:val="000F6708"/>
    <w:rsid w:val="000F696A"/>
    <w:rsid w:val="000F73E8"/>
    <w:rsid w:val="000F7652"/>
    <w:rsid w:val="000F774F"/>
    <w:rsid w:val="000F79DB"/>
    <w:rsid w:val="000FDDFA"/>
    <w:rsid w:val="001002A6"/>
    <w:rsid w:val="001008C2"/>
    <w:rsid w:val="00101839"/>
    <w:rsid w:val="00101B10"/>
    <w:rsid w:val="001020A0"/>
    <w:rsid w:val="0010281C"/>
    <w:rsid w:val="00102959"/>
    <w:rsid w:val="00102D53"/>
    <w:rsid w:val="0010301A"/>
    <w:rsid w:val="001032A0"/>
    <w:rsid w:val="00103AEF"/>
    <w:rsid w:val="00103B65"/>
    <w:rsid w:val="00104698"/>
    <w:rsid w:val="00104745"/>
    <w:rsid w:val="00104780"/>
    <w:rsid w:val="00105632"/>
    <w:rsid w:val="00105A94"/>
    <w:rsid w:val="00105C25"/>
    <w:rsid w:val="00105F35"/>
    <w:rsid w:val="0010626E"/>
    <w:rsid w:val="001063D4"/>
    <w:rsid w:val="001065EF"/>
    <w:rsid w:val="0010717A"/>
    <w:rsid w:val="001074E0"/>
    <w:rsid w:val="001077CC"/>
    <w:rsid w:val="00107DCC"/>
    <w:rsid w:val="00107EFE"/>
    <w:rsid w:val="00107F8E"/>
    <w:rsid w:val="001100AF"/>
    <w:rsid w:val="001105E9"/>
    <w:rsid w:val="00110879"/>
    <w:rsid w:val="00110AA0"/>
    <w:rsid w:val="001119FE"/>
    <w:rsid w:val="00111B20"/>
    <w:rsid w:val="00111C5D"/>
    <w:rsid w:val="00111C7E"/>
    <w:rsid w:val="00111E8D"/>
    <w:rsid w:val="00112292"/>
    <w:rsid w:val="00112363"/>
    <w:rsid w:val="001128E5"/>
    <w:rsid w:val="0011316F"/>
    <w:rsid w:val="00113221"/>
    <w:rsid w:val="001133C8"/>
    <w:rsid w:val="00114049"/>
    <w:rsid w:val="0011405A"/>
    <w:rsid w:val="00114072"/>
    <w:rsid w:val="001141D7"/>
    <w:rsid w:val="00114628"/>
    <w:rsid w:val="00114A77"/>
    <w:rsid w:val="00114C8D"/>
    <w:rsid w:val="0011580B"/>
    <w:rsid w:val="001158A9"/>
    <w:rsid w:val="00115B23"/>
    <w:rsid w:val="00115E04"/>
    <w:rsid w:val="00116859"/>
    <w:rsid w:val="00116969"/>
    <w:rsid w:val="00116CCA"/>
    <w:rsid w:val="00117481"/>
    <w:rsid w:val="00117511"/>
    <w:rsid w:val="001179E5"/>
    <w:rsid w:val="001200EF"/>
    <w:rsid w:val="00120F24"/>
    <w:rsid w:val="00121011"/>
    <w:rsid w:val="00121AF3"/>
    <w:rsid w:val="00121D74"/>
    <w:rsid w:val="001224C4"/>
    <w:rsid w:val="001225E8"/>
    <w:rsid w:val="00122776"/>
    <w:rsid w:val="00122B1B"/>
    <w:rsid w:val="00122F6C"/>
    <w:rsid w:val="0012337A"/>
    <w:rsid w:val="0012345E"/>
    <w:rsid w:val="00124279"/>
    <w:rsid w:val="001244AE"/>
    <w:rsid w:val="00124C22"/>
    <w:rsid w:val="00125064"/>
    <w:rsid w:val="001251C0"/>
    <w:rsid w:val="00125F68"/>
    <w:rsid w:val="00126771"/>
    <w:rsid w:val="00126C7D"/>
    <w:rsid w:val="00127C4A"/>
    <w:rsid w:val="00127D4C"/>
    <w:rsid w:val="0013036C"/>
    <w:rsid w:val="00130676"/>
    <w:rsid w:val="00131948"/>
    <w:rsid w:val="00131D8F"/>
    <w:rsid w:val="00132277"/>
    <w:rsid w:val="001325C2"/>
    <w:rsid w:val="00132C6C"/>
    <w:rsid w:val="0013302F"/>
    <w:rsid w:val="00133DF5"/>
    <w:rsid w:val="00134096"/>
    <w:rsid w:val="00134887"/>
    <w:rsid w:val="00134C79"/>
    <w:rsid w:val="00134F88"/>
    <w:rsid w:val="00135BE2"/>
    <w:rsid w:val="00136619"/>
    <w:rsid w:val="001374E9"/>
    <w:rsid w:val="0013751C"/>
    <w:rsid w:val="001376AC"/>
    <w:rsid w:val="00137BE3"/>
    <w:rsid w:val="00140643"/>
    <w:rsid w:val="00140B24"/>
    <w:rsid w:val="00141066"/>
    <w:rsid w:val="0014111C"/>
    <w:rsid w:val="001416A4"/>
    <w:rsid w:val="0014170B"/>
    <w:rsid w:val="001427EB"/>
    <w:rsid w:val="0014280F"/>
    <w:rsid w:val="001428CA"/>
    <w:rsid w:val="00142C67"/>
    <w:rsid w:val="00142EE4"/>
    <w:rsid w:val="0014338E"/>
    <w:rsid w:val="00144214"/>
    <w:rsid w:val="00144F79"/>
    <w:rsid w:val="00145403"/>
    <w:rsid w:val="001456E5"/>
    <w:rsid w:val="001473B0"/>
    <w:rsid w:val="001479ED"/>
    <w:rsid w:val="00150067"/>
    <w:rsid w:val="00150811"/>
    <w:rsid w:val="00150996"/>
    <w:rsid w:val="00150C9C"/>
    <w:rsid w:val="00150D1A"/>
    <w:rsid w:val="00150F08"/>
    <w:rsid w:val="00150FEB"/>
    <w:rsid w:val="00151586"/>
    <w:rsid w:val="0015192E"/>
    <w:rsid w:val="00151B43"/>
    <w:rsid w:val="001520B2"/>
    <w:rsid w:val="00152318"/>
    <w:rsid w:val="00153336"/>
    <w:rsid w:val="00153787"/>
    <w:rsid w:val="00153B01"/>
    <w:rsid w:val="00154688"/>
    <w:rsid w:val="001546CB"/>
    <w:rsid w:val="0015534E"/>
    <w:rsid w:val="00155543"/>
    <w:rsid w:val="00155894"/>
    <w:rsid w:val="00155C24"/>
    <w:rsid w:val="0015640E"/>
    <w:rsid w:val="0015742C"/>
    <w:rsid w:val="001605CC"/>
    <w:rsid w:val="001605EE"/>
    <w:rsid w:val="001605F3"/>
    <w:rsid w:val="001611A4"/>
    <w:rsid w:val="00161F54"/>
    <w:rsid w:val="00162B15"/>
    <w:rsid w:val="00162DC6"/>
    <w:rsid w:val="00162F4C"/>
    <w:rsid w:val="00163156"/>
    <w:rsid w:val="0016320A"/>
    <w:rsid w:val="001636EA"/>
    <w:rsid w:val="00163C03"/>
    <w:rsid w:val="00164444"/>
    <w:rsid w:val="001646D6"/>
    <w:rsid w:val="00164733"/>
    <w:rsid w:val="0016580C"/>
    <w:rsid w:val="00165C58"/>
    <w:rsid w:val="001661F1"/>
    <w:rsid w:val="00166301"/>
    <w:rsid w:val="00166446"/>
    <w:rsid w:val="001665C0"/>
    <w:rsid w:val="00166A13"/>
    <w:rsid w:val="00166F90"/>
    <w:rsid w:val="00167545"/>
    <w:rsid w:val="00167F5C"/>
    <w:rsid w:val="00170771"/>
    <w:rsid w:val="00170901"/>
    <w:rsid w:val="00170D9F"/>
    <w:rsid w:val="0017105F"/>
    <w:rsid w:val="00171A55"/>
    <w:rsid w:val="00171E68"/>
    <w:rsid w:val="00173863"/>
    <w:rsid w:val="00173AB5"/>
    <w:rsid w:val="00174438"/>
    <w:rsid w:val="00174481"/>
    <w:rsid w:val="001746CE"/>
    <w:rsid w:val="00174772"/>
    <w:rsid w:val="00174956"/>
    <w:rsid w:val="0017593A"/>
    <w:rsid w:val="00175B0F"/>
    <w:rsid w:val="0017673E"/>
    <w:rsid w:val="0017681C"/>
    <w:rsid w:val="00176DD1"/>
    <w:rsid w:val="001777A7"/>
    <w:rsid w:val="001800F3"/>
    <w:rsid w:val="00180389"/>
    <w:rsid w:val="00181581"/>
    <w:rsid w:val="00181A62"/>
    <w:rsid w:val="00181C80"/>
    <w:rsid w:val="001823AB"/>
    <w:rsid w:val="00183EED"/>
    <w:rsid w:val="00184191"/>
    <w:rsid w:val="001841AF"/>
    <w:rsid w:val="00184F9E"/>
    <w:rsid w:val="0018581D"/>
    <w:rsid w:val="00185E33"/>
    <w:rsid w:val="00186698"/>
    <w:rsid w:val="0018676D"/>
    <w:rsid w:val="00186A1C"/>
    <w:rsid w:val="00186EE4"/>
    <w:rsid w:val="00187CFC"/>
    <w:rsid w:val="00187DA5"/>
    <w:rsid w:val="00190138"/>
    <w:rsid w:val="001902F5"/>
    <w:rsid w:val="001903A4"/>
    <w:rsid w:val="00190542"/>
    <w:rsid w:val="00190772"/>
    <w:rsid w:val="0019089F"/>
    <w:rsid w:val="00190D80"/>
    <w:rsid w:val="00190F6B"/>
    <w:rsid w:val="0019195E"/>
    <w:rsid w:val="001923CF"/>
    <w:rsid w:val="00192760"/>
    <w:rsid w:val="00192950"/>
    <w:rsid w:val="0019315B"/>
    <w:rsid w:val="00193312"/>
    <w:rsid w:val="00193AE5"/>
    <w:rsid w:val="00194D5D"/>
    <w:rsid w:val="001952EF"/>
    <w:rsid w:val="001970BD"/>
    <w:rsid w:val="00197797"/>
    <w:rsid w:val="00197957"/>
    <w:rsid w:val="00197D42"/>
    <w:rsid w:val="001A0EDB"/>
    <w:rsid w:val="001A1358"/>
    <w:rsid w:val="001A145C"/>
    <w:rsid w:val="001A1A9B"/>
    <w:rsid w:val="001A2EC7"/>
    <w:rsid w:val="001A304D"/>
    <w:rsid w:val="001A31CC"/>
    <w:rsid w:val="001A3598"/>
    <w:rsid w:val="001A410B"/>
    <w:rsid w:val="001A48F0"/>
    <w:rsid w:val="001A5076"/>
    <w:rsid w:val="001A575E"/>
    <w:rsid w:val="001A582F"/>
    <w:rsid w:val="001A5913"/>
    <w:rsid w:val="001A5B29"/>
    <w:rsid w:val="001A61BF"/>
    <w:rsid w:val="001A63D2"/>
    <w:rsid w:val="001A6439"/>
    <w:rsid w:val="001A6B53"/>
    <w:rsid w:val="001A7781"/>
    <w:rsid w:val="001B0BEF"/>
    <w:rsid w:val="001B0FD5"/>
    <w:rsid w:val="001B112C"/>
    <w:rsid w:val="001B1341"/>
    <w:rsid w:val="001B185C"/>
    <w:rsid w:val="001B214B"/>
    <w:rsid w:val="001B285F"/>
    <w:rsid w:val="001B2BB2"/>
    <w:rsid w:val="001B33AB"/>
    <w:rsid w:val="001B3627"/>
    <w:rsid w:val="001B3FD3"/>
    <w:rsid w:val="001B4660"/>
    <w:rsid w:val="001B46B4"/>
    <w:rsid w:val="001B475B"/>
    <w:rsid w:val="001B54E7"/>
    <w:rsid w:val="001B5597"/>
    <w:rsid w:val="001B6134"/>
    <w:rsid w:val="001B63FA"/>
    <w:rsid w:val="001C0D2A"/>
    <w:rsid w:val="001C2832"/>
    <w:rsid w:val="001C2950"/>
    <w:rsid w:val="001C3FF9"/>
    <w:rsid w:val="001C4FAE"/>
    <w:rsid w:val="001C54FF"/>
    <w:rsid w:val="001C55D2"/>
    <w:rsid w:val="001C5683"/>
    <w:rsid w:val="001C5685"/>
    <w:rsid w:val="001C5698"/>
    <w:rsid w:val="001C5CD4"/>
    <w:rsid w:val="001C5D73"/>
    <w:rsid w:val="001C61FF"/>
    <w:rsid w:val="001C6276"/>
    <w:rsid w:val="001C63BA"/>
    <w:rsid w:val="001C63E2"/>
    <w:rsid w:val="001C6D97"/>
    <w:rsid w:val="001C72F6"/>
    <w:rsid w:val="001C7D46"/>
    <w:rsid w:val="001C7DC4"/>
    <w:rsid w:val="001C7EFA"/>
    <w:rsid w:val="001D0EF0"/>
    <w:rsid w:val="001D11DF"/>
    <w:rsid w:val="001D23BC"/>
    <w:rsid w:val="001D2A24"/>
    <w:rsid w:val="001D2BF3"/>
    <w:rsid w:val="001D310E"/>
    <w:rsid w:val="001D352D"/>
    <w:rsid w:val="001D3943"/>
    <w:rsid w:val="001D39DF"/>
    <w:rsid w:val="001D40F5"/>
    <w:rsid w:val="001D4594"/>
    <w:rsid w:val="001D51EC"/>
    <w:rsid w:val="001D6357"/>
    <w:rsid w:val="001D6979"/>
    <w:rsid w:val="001D6B31"/>
    <w:rsid w:val="001D6F78"/>
    <w:rsid w:val="001D72A3"/>
    <w:rsid w:val="001D7443"/>
    <w:rsid w:val="001D7E79"/>
    <w:rsid w:val="001E07C0"/>
    <w:rsid w:val="001E08E1"/>
    <w:rsid w:val="001E094C"/>
    <w:rsid w:val="001E095C"/>
    <w:rsid w:val="001E099D"/>
    <w:rsid w:val="001E0D72"/>
    <w:rsid w:val="001E1083"/>
    <w:rsid w:val="001E17C9"/>
    <w:rsid w:val="001E19E6"/>
    <w:rsid w:val="001E1AB5"/>
    <w:rsid w:val="001E1D1E"/>
    <w:rsid w:val="001E1D60"/>
    <w:rsid w:val="001E1D99"/>
    <w:rsid w:val="001E1DFB"/>
    <w:rsid w:val="001E1F90"/>
    <w:rsid w:val="001E1FF7"/>
    <w:rsid w:val="001E200A"/>
    <w:rsid w:val="001E20A5"/>
    <w:rsid w:val="001E281E"/>
    <w:rsid w:val="001E2D43"/>
    <w:rsid w:val="001E2F51"/>
    <w:rsid w:val="001E32C8"/>
    <w:rsid w:val="001E3308"/>
    <w:rsid w:val="001E3380"/>
    <w:rsid w:val="001E390F"/>
    <w:rsid w:val="001E4190"/>
    <w:rsid w:val="001E4332"/>
    <w:rsid w:val="001E4A9E"/>
    <w:rsid w:val="001E4ACD"/>
    <w:rsid w:val="001E4FE0"/>
    <w:rsid w:val="001E5B91"/>
    <w:rsid w:val="001E5D89"/>
    <w:rsid w:val="001E5E2B"/>
    <w:rsid w:val="001E62BD"/>
    <w:rsid w:val="001E66E1"/>
    <w:rsid w:val="001E6CD3"/>
    <w:rsid w:val="001E6E27"/>
    <w:rsid w:val="001E7295"/>
    <w:rsid w:val="001E72EE"/>
    <w:rsid w:val="001F0185"/>
    <w:rsid w:val="001F0675"/>
    <w:rsid w:val="001F12AE"/>
    <w:rsid w:val="001F1461"/>
    <w:rsid w:val="001F1D57"/>
    <w:rsid w:val="001F1DAE"/>
    <w:rsid w:val="001F1DCA"/>
    <w:rsid w:val="001F214D"/>
    <w:rsid w:val="001F2779"/>
    <w:rsid w:val="001F2FD7"/>
    <w:rsid w:val="001F3043"/>
    <w:rsid w:val="001F350B"/>
    <w:rsid w:val="001F3552"/>
    <w:rsid w:val="001F3645"/>
    <w:rsid w:val="001F3AB0"/>
    <w:rsid w:val="001F3FED"/>
    <w:rsid w:val="001F4355"/>
    <w:rsid w:val="001F4B67"/>
    <w:rsid w:val="001F4D70"/>
    <w:rsid w:val="001F5065"/>
    <w:rsid w:val="001F54A0"/>
    <w:rsid w:val="001F56FA"/>
    <w:rsid w:val="001F58BE"/>
    <w:rsid w:val="001F605E"/>
    <w:rsid w:val="001F6287"/>
    <w:rsid w:val="001F6389"/>
    <w:rsid w:val="001F63CF"/>
    <w:rsid w:val="001F685C"/>
    <w:rsid w:val="001F7E53"/>
    <w:rsid w:val="00200638"/>
    <w:rsid w:val="00200741"/>
    <w:rsid w:val="00200C55"/>
    <w:rsid w:val="00200DCC"/>
    <w:rsid w:val="0020122D"/>
    <w:rsid w:val="00201A3C"/>
    <w:rsid w:val="00201FF8"/>
    <w:rsid w:val="00202380"/>
    <w:rsid w:val="0020238A"/>
    <w:rsid w:val="002025FB"/>
    <w:rsid w:val="00202766"/>
    <w:rsid w:val="002030F0"/>
    <w:rsid w:val="00203478"/>
    <w:rsid w:val="002035E8"/>
    <w:rsid w:val="002039E0"/>
    <w:rsid w:val="002045B8"/>
    <w:rsid w:val="00205F4E"/>
    <w:rsid w:val="00206617"/>
    <w:rsid w:val="0020661E"/>
    <w:rsid w:val="00206D04"/>
    <w:rsid w:val="00206D9E"/>
    <w:rsid w:val="002079F9"/>
    <w:rsid w:val="00207AA8"/>
    <w:rsid w:val="00207E5B"/>
    <w:rsid w:val="00210B4D"/>
    <w:rsid w:val="0021152C"/>
    <w:rsid w:val="00211F3A"/>
    <w:rsid w:val="00211F75"/>
    <w:rsid w:val="002120C7"/>
    <w:rsid w:val="002123D3"/>
    <w:rsid w:val="00212417"/>
    <w:rsid w:val="00212564"/>
    <w:rsid w:val="002129BC"/>
    <w:rsid w:val="002132E4"/>
    <w:rsid w:val="002133C8"/>
    <w:rsid w:val="00213403"/>
    <w:rsid w:val="00213D43"/>
    <w:rsid w:val="00215338"/>
    <w:rsid w:val="00215419"/>
    <w:rsid w:val="00215EB3"/>
    <w:rsid w:val="00215F1D"/>
    <w:rsid w:val="002160B9"/>
    <w:rsid w:val="00216F25"/>
    <w:rsid w:val="00217AF9"/>
    <w:rsid w:val="00217E66"/>
    <w:rsid w:val="0022087B"/>
    <w:rsid w:val="00221567"/>
    <w:rsid w:val="0022180D"/>
    <w:rsid w:val="0022207C"/>
    <w:rsid w:val="0022222A"/>
    <w:rsid w:val="002223B1"/>
    <w:rsid w:val="00222816"/>
    <w:rsid w:val="00222A61"/>
    <w:rsid w:val="0022386F"/>
    <w:rsid w:val="002241EB"/>
    <w:rsid w:val="00224696"/>
    <w:rsid w:val="00224A9F"/>
    <w:rsid w:val="00224AA9"/>
    <w:rsid w:val="002255BC"/>
    <w:rsid w:val="00225718"/>
    <w:rsid w:val="002257AA"/>
    <w:rsid w:val="00225C1B"/>
    <w:rsid w:val="00226AFC"/>
    <w:rsid w:val="00226DCD"/>
    <w:rsid w:val="00227118"/>
    <w:rsid w:val="002272BE"/>
    <w:rsid w:val="002275F6"/>
    <w:rsid w:val="002277EA"/>
    <w:rsid w:val="00227E42"/>
    <w:rsid w:val="00230AAF"/>
    <w:rsid w:val="0023122C"/>
    <w:rsid w:val="00231609"/>
    <w:rsid w:val="00231CA5"/>
    <w:rsid w:val="00231E42"/>
    <w:rsid w:val="002322F0"/>
    <w:rsid w:val="00232302"/>
    <w:rsid w:val="00232472"/>
    <w:rsid w:val="002329BE"/>
    <w:rsid w:val="00232D8B"/>
    <w:rsid w:val="00232F38"/>
    <w:rsid w:val="00233091"/>
    <w:rsid w:val="00233C1A"/>
    <w:rsid w:val="00234232"/>
    <w:rsid w:val="002343A3"/>
    <w:rsid w:val="002345FC"/>
    <w:rsid w:val="002349F0"/>
    <w:rsid w:val="00235558"/>
    <w:rsid w:val="002359C7"/>
    <w:rsid w:val="00235AF2"/>
    <w:rsid w:val="0023615F"/>
    <w:rsid w:val="0023637E"/>
    <w:rsid w:val="002367B5"/>
    <w:rsid w:val="00237206"/>
    <w:rsid w:val="00237CE0"/>
    <w:rsid w:val="00237E74"/>
    <w:rsid w:val="00237F08"/>
    <w:rsid w:val="00240294"/>
    <w:rsid w:val="002402E3"/>
    <w:rsid w:val="00240512"/>
    <w:rsid w:val="0024051C"/>
    <w:rsid w:val="00240ACB"/>
    <w:rsid w:val="0024149A"/>
    <w:rsid w:val="002417D3"/>
    <w:rsid w:val="00241984"/>
    <w:rsid w:val="00241F1E"/>
    <w:rsid w:val="0024255B"/>
    <w:rsid w:val="00243536"/>
    <w:rsid w:val="002437D1"/>
    <w:rsid w:val="0024394E"/>
    <w:rsid w:val="0024406D"/>
    <w:rsid w:val="002441DB"/>
    <w:rsid w:val="0024497E"/>
    <w:rsid w:val="002449AC"/>
    <w:rsid w:val="00245079"/>
    <w:rsid w:val="00245120"/>
    <w:rsid w:val="00245410"/>
    <w:rsid w:val="00245AF1"/>
    <w:rsid w:val="00246048"/>
    <w:rsid w:val="002475FF"/>
    <w:rsid w:val="00247630"/>
    <w:rsid w:val="0024766D"/>
    <w:rsid w:val="00247F39"/>
    <w:rsid w:val="0025042A"/>
    <w:rsid w:val="00250C12"/>
    <w:rsid w:val="0025175F"/>
    <w:rsid w:val="00251ABA"/>
    <w:rsid w:val="00251FEC"/>
    <w:rsid w:val="00252054"/>
    <w:rsid w:val="00252BA7"/>
    <w:rsid w:val="002530F5"/>
    <w:rsid w:val="002534B3"/>
    <w:rsid w:val="002536C3"/>
    <w:rsid w:val="00253A09"/>
    <w:rsid w:val="00253D6D"/>
    <w:rsid w:val="00253D97"/>
    <w:rsid w:val="00254647"/>
    <w:rsid w:val="0025574B"/>
    <w:rsid w:val="002557B4"/>
    <w:rsid w:val="002557FB"/>
    <w:rsid w:val="0025695D"/>
    <w:rsid w:val="002570E6"/>
    <w:rsid w:val="002579FD"/>
    <w:rsid w:val="00257CA8"/>
    <w:rsid w:val="00257EC6"/>
    <w:rsid w:val="002600CF"/>
    <w:rsid w:val="002603C9"/>
    <w:rsid w:val="00260AC4"/>
    <w:rsid w:val="002615B2"/>
    <w:rsid w:val="002617D1"/>
    <w:rsid w:val="00261A19"/>
    <w:rsid w:val="002621E0"/>
    <w:rsid w:val="002624AD"/>
    <w:rsid w:val="00263C6A"/>
    <w:rsid w:val="00263F37"/>
    <w:rsid w:val="00265057"/>
    <w:rsid w:val="00265F27"/>
    <w:rsid w:val="0026613B"/>
    <w:rsid w:val="0026628C"/>
    <w:rsid w:val="0026668E"/>
    <w:rsid w:val="002678FE"/>
    <w:rsid w:val="002701E1"/>
    <w:rsid w:val="002703C1"/>
    <w:rsid w:val="0027084F"/>
    <w:rsid w:val="002708FD"/>
    <w:rsid w:val="00270F2A"/>
    <w:rsid w:val="002714CF"/>
    <w:rsid w:val="00272D1D"/>
    <w:rsid w:val="002730D9"/>
    <w:rsid w:val="00273218"/>
    <w:rsid w:val="0027352E"/>
    <w:rsid w:val="002736D0"/>
    <w:rsid w:val="00274182"/>
    <w:rsid w:val="002747AC"/>
    <w:rsid w:val="00274ADE"/>
    <w:rsid w:val="00274B86"/>
    <w:rsid w:val="00275445"/>
    <w:rsid w:val="0027554F"/>
    <w:rsid w:val="0027578A"/>
    <w:rsid w:val="002760AD"/>
    <w:rsid w:val="002760B0"/>
    <w:rsid w:val="00276309"/>
    <w:rsid w:val="00276479"/>
    <w:rsid w:val="00276EEC"/>
    <w:rsid w:val="00276F79"/>
    <w:rsid w:val="0027716A"/>
    <w:rsid w:val="002775EF"/>
    <w:rsid w:val="00277868"/>
    <w:rsid w:val="00277CBF"/>
    <w:rsid w:val="00277F63"/>
    <w:rsid w:val="0028011B"/>
    <w:rsid w:val="002806F3"/>
    <w:rsid w:val="00280BF2"/>
    <w:rsid w:val="00281706"/>
    <w:rsid w:val="00281878"/>
    <w:rsid w:val="00281CB2"/>
    <w:rsid w:val="00281E5C"/>
    <w:rsid w:val="002821B9"/>
    <w:rsid w:val="00282221"/>
    <w:rsid w:val="00282237"/>
    <w:rsid w:val="002827B2"/>
    <w:rsid w:val="00282990"/>
    <w:rsid w:val="002833C9"/>
    <w:rsid w:val="00283485"/>
    <w:rsid w:val="00283A69"/>
    <w:rsid w:val="00283B95"/>
    <w:rsid w:val="00284DA9"/>
    <w:rsid w:val="00285DA8"/>
    <w:rsid w:val="0028672E"/>
    <w:rsid w:val="00286774"/>
    <w:rsid w:val="00286B62"/>
    <w:rsid w:val="00286D06"/>
    <w:rsid w:val="00287129"/>
    <w:rsid w:val="002902E7"/>
    <w:rsid w:val="00290450"/>
    <w:rsid w:val="00290C22"/>
    <w:rsid w:val="002918F4"/>
    <w:rsid w:val="0029269D"/>
    <w:rsid w:val="00292735"/>
    <w:rsid w:val="00292C2A"/>
    <w:rsid w:val="00293EC9"/>
    <w:rsid w:val="00294020"/>
    <w:rsid w:val="002943DE"/>
    <w:rsid w:val="00294695"/>
    <w:rsid w:val="002949E8"/>
    <w:rsid w:val="00294D28"/>
    <w:rsid w:val="00294FF5"/>
    <w:rsid w:val="00295F7A"/>
    <w:rsid w:val="00296444"/>
    <w:rsid w:val="002969FC"/>
    <w:rsid w:val="00296FE0"/>
    <w:rsid w:val="0029705F"/>
    <w:rsid w:val="00297234"/>
    <w:rsid w:val="002973D8"/>
    <w:rsid w:val="00297E3B"/>
    <w:rsid w:val="00297E7A"/>
    <w:rsid w:val="00297F9C"/>
    <w:rsid w:val="002A0127"/>
    <w:rsid w:val="002A016A"/>
    <w:rsid w:val="002A0D64"/>
    <w:rsid w:val="002A0EDF"/>
    <w:rsid w:val="002A0FBC"/>
    <w:rsid w:val="002A117E"/>
    <w:rsid w:val="002A1256"/>
    <w:rsid w:val="002A16F1"/>
    <w:rsid w:val="002A1946"/>
    <w:rsid w:val="002A2721"/>
    <w:rsid w:val="002A2B51"/>
    <w:rsid w:val="002A334C"/>
    <w:rsid w:val="002A3AC9"/>
    <w:rsid w:val="002A3D2D"/>
    <w:rsid w:val="002A47B6"/>
    <w:rsid w:val="002A490C"/>
    <w:rsid w:val="002A4DB5"/>
    <w:rsid w:val="002A536E"/>
    <w:rsid w:val="002A5396"/>
    <w:rsid w:val="002A53BC"/>
    <w:rsid w:val="002A542C"/>
    <w:rsid w:val="002A5441"/>
    <w:rsid w:val="002A6228"/>
    <w:rsid w:val="002A6784"/>
    <w:rsid w:val="002A7070"/>
    <w:rsid w:val="002A70E6"/>
    <w:rsid w:val="002A756D"/>
    <w:rsid w:val="002A788C"/>
    <w:rsid w:val="002A7C09"/>
    <w:rsid w:val="002B0086"/>
    <w:rsid w:val="002B088A"/>
    <w:rsid w:val="002B08EE"/>
    <w:rsid w:val="002B091F"/>
    <w:rsid w:val="002B0ECF"/>
    <w:rsid w:val="002B16E5"/>
    <w:rsid w:val="002B1AAD"/>
    <w:rsid w:val="002B20AE"/>
    <w:rsid w:val="002B2218"/>
    <w:rsid w:val="002B2C87"/>
    <w:rsid w:val="002B2DDA"/>
    <w:rsid w:val="002B3098"/>
    <w:rsid w:val="002B3450"/>
    <w:rsid w:val="002B3552"/>
    <w:rsid w:val="002B3943"/>
    <w:rsid w:val="002B407D"/>
    <w:rsid w:val="002B43FA"/>
    <w:rsid w:val="002B4957"/>
    <w:rsid w:val="002B4995"/>
    <w:rsid w:val="002B4F5C"/>
    <w:rsid w:val="002B50C9"/>
    <w:rsid w:val="002B525B"/>
    <w:rsid w:val="002B5330"/>
    <w:rsid w:val="002B5416"/>
    <w:rsid w:val="002B5572"/>
    <w:rsid w:val="002B5A0F"/>
    <w:rsid w:val="002B615D"/>
    <w:rsid w:val="002B61B0"/>
    <w:rsid w:val="002B62CB"/>
    <w:rsid w:val="002B6306"/>
    <w:rsid w:val="002B64C6"/>
    <w:rsid w:val="002B728F"/>
    <w:rsid w:val="002B7726"/>
    <w:rsid w:val="002B7A2D"/>
    <w:rsid w:val="002C053A"/>
    <w:rsid w:val="002C0702"/>
    <w:rsid w:val="002C0ACA"/>
    <w:rsid w:val="002C0CE9"/>
    <w:rsid w:val="002C114E"/>
    <w:rsid w:val="002C12F0"/>
    <w:rsid w:val="002C1B06"/>
    <w:rsid w:val="002C2921"/>
    <w:rsid w:val="002C2957"/>
    <w:rsid w:val="002C2C4B"/>
    <w:rsid w:val="002C33CF"/>
    <w:rsid w:val="002C3733"/>
    <w:rsid w:val="002C3A9C"/>
    <w:rsid w:val="002C4AA4"/>
    <w:rsid w:val="002C4C7B"/>
    <w:rsid w:val="002C5192"/>
    <w:rsid w:val="002C522B"/>
    <w:rsid w:val="002C54CC"/>
    <w:rsid w:val="002C5775"/>
    <w:rsid w:val="002C58F2"/>
    <w:rsid w:val="002C60F7"/>
    <w:rsid w:val="002C626B"/>
    <w:rsid w:val="002C639E"/>
    <w:rsid w:val="002C6BAD"/>
    <w:rsid w:val="002C6E4D"/>
    <w:rsid w:val="002C7037"/>
    <w:rsid w:val="002C7091"/>
    <w:rsid w:val="002C74D8"/>
    <w:rsid w:val="002C7629"/>
    <w:rsid w:val="002C780A"/>
    <w:rsid w:val="002C7D2F"/>
    <w:rsid w:val="002D0633"/>
    <w:rsid w:val="002D1123"/>
    <w:rsid w:val="002D1751"/>
    <w:rsid w:val="002D1F1D"/>
    <w:rsid w:val="002D2746"/>
    <w:rsid w:val="002D2E51"/>
    <w:rsid w:val="002D2F53"/>
    <w:rsid w:val="002D30E1"/>
    <w:rsid w:val="002D3158"/>
    <w:rsid w:val="002D3209"/>
    <w:rsid w:val="002D3232"/>
    <w:rsid w:val="002D43A5"/>
    <w:rsid w:val="002D4631"/>
    <w:rsid w:val="002D4870"/>
    <w:rsid w:val="002D4E9C"/>
    <w:rsid w:val="002D55D1"/>
    <w:rsid w:val="002D5757"/>
    <w:rsid w:val="002D5907"/>
    <w:rsid w:val="002D5B8D"/>
    <w:rsid w:val="002D5F71"/>
    <w:rsid w:val="002D6611"/>
    <w:rsid w:val="002D7ABF"/>
    <w:rsid w:val="002D7BA6"/>
    <w:rsid w:val="002E0685"/>
    <w:rsid w:val="002E08B3"/>
    <w:rsid w:val="002E09AC"/>
    <w:rsid w:val="002E1251"/>
    <w:rsid w:val="002E2AF6"/>
    <w:rsid w:val="002E2E1A"/>
    <w:rsid w:val="002E32BC"/>
    <w:rsid w:val="002E373D"/>
    <w:rsid w:val="002E37A7"/>
    <w:rsid w:val="002E3CBC"/>
    <w:rsid w:val="002E427C"/>
    <w:rsid w:val="002E43BB"/>
    <w:rsid w:val="002E447E"/>
    <w:rsid w:val="002E44AE"/>
    <w:rsid w:val="002E484D"/>
    <w:rsid w:val="002E4AEF"/>
    <w:rsid w:val="002E4C29"/>
    <w:rsid w:val="002E5223"/>
    <w:rsid w:val="002E536A"/>
    <w:rsid w:val="002E693A"/>
    <w:rsid w:val="002E6AF3"/>
    <w:rsid w:val="002E6B86"/>
    <w:rsid w:val="002E6D40"/>
    <w:rsid w:val="002E7296"/>
    <w:rsid w:val="002E7415"/>
    <w:rsid w:val="002E772E"/>
    <w:rsid w:val="002E7AEB"/>
    <w:rsid w:val="002E7E8F"/>
    <w:rsid w:val="002F06F6"/>
    <w:rsid w:val="002F0FB6"/>
    <w:rsid w:val="002F1334"/>
    <w:rsid w:val="002F20F4"/>
    <w:rsid w:val="002F25F8"/>
    <w:rsid w:val="002F3038"/>
    <w:rsid w:val="002F5C55"/>
    <w:rsid w:val="002F620B"/>
    <w:rsid w:val="002F6365"/>
    <w:rsid w:val="002F6D84"/>
    <w:rsid w:val="002F7964"/>
    <w:rsid w:val="00300358"/>
    <w:rsid w:val="00300470"/>
    <w:rsid w:val="00300633"/>
    <w:rsid w:val="003009AA"/>
    <w:rsid w:val="00301E71"/>
    <w:rsid w:val="0030238C"/>
    <w:rsid w:val="00302FDE"/>
    <w:rsid w:val="00303F5F"/>
    <w:rsid w:val="00304EE5"/>
    <w:rsid w:val="0030647C"/>
    <w:rsid w:val="0030737F"/>
    <w:rsid w:val="003074BC"/>
    <w:rsid w:val="003109F6"/>
    <w:rsid w:val="00310D93"/>
    <w:rsid w:val="0031111E"/>
    <w:rsid w:val="00311BD3"/>
    <w:rsid w:val="00311C84"/>
    <w:rsid w:val="003128DA"/>
    <w:rsid w:val="00312C41"/>
    <w:rsid w:val="00312C43"/>
    <w:rsid w:val="00312E90"/>
    <w:rsid w:val="00313078"/>
    <w:rsid w:val="00313BDC"/>
    <w:rsid w:val="00313C70"/>
    <w:rsid w:val="00313C9D"/>
    <w:rsid w:val="00313E3A"/>
    <w:rsid w:val="00313EDA"/>
    <w:rsid w:val="0031400E"/>
    <w:rsid w:val="00314F3F"/>
    <w:rsid w:val="00315C05"/>
    <w:rsid w:val="0031600F"/>
    <w:rsid w:val="0031698A"/>
    <w:rsid w:val="00316D0F"/>
    <w:rsid w:val="00316EEE"/>
    <w:rsid w:val="00317889"/>
    <w:rsid w:val="00317996"/>
    <w:rsid w:val="00317F26"/>
    <w:rsid w:val="00321419"/>
    <w:rsid w:val="00322D28"/>
    <w:rsid w:val="00322D5C"/>
    <w:rsid w:val="0032316F"/>
    <w:rsid w:val="00323B64"/>
    <w:rsid w:val="00324550"/>
    <w:rsid w:val="0032466B"/>
    <w:rsid w:val="00324DD4"/>
    <w:rsid w:val="00325744"/>
    <w:rsid w:val="00326BFA"/>
    <w:rsid w:val="00326F02"/>
    <w:rsid w:val="00326F59"/>
    <w:rsid w:val="003270C3"/>
    <w:rsid w:val="00330059"/>
    <w:rsid w:val="00330509"/>
    <w:rsid w:val="0033074C"/>
    <w:rsid w:val="00330C64"/>
    <w:rsid w:val="00330F5E"/>
    <w:rsid w:val="003310D6"/>
    <w:rsid w:val="00331621"/>
    <w:rsid w:val="00331C5F"/>
    <w:rsid w:val="0033241B"/>
    <w:rsid w:val="00332C98"/>
    <w:rsid w:val="003333CE"/>
    <w:rsid w:val="00333560"/>
    <w:rsid w:val="00333847"/>
    <w:rsid w:val="003339EA"/>
    <w:rsid w:val="00333AA9"/>
    <w:rsid w:val="0033499C"/>
    <w:rsid w:val="00334B79"/>
    <w:rsid w:val="00334D4C"/>
    <w:rsid w:val="00334EA8"/>
    <w:rsid w:val="00335888"/>
    <w:rsid w:val="003358E9"/>
    <w:rsid w:val="00335B30"/>
    <w:rsid w:val="00335F17"/>
    <w:rsid w:val="00336CD2"/>
    <w:rsid w:val="00336D47"/>
    <w:rsid w:val="00336DF0"/>
    <w:rsid w:val="00337182"/>
    <w:rsid w:val="00340094"/>
    <w:rsid w:val="00340B28"/>
    <w:rsid w:val="00340CBA"/>
    <w:rsid w:val="00340DDC"/>
    <w:rsid w:val="003418A6"/>
    <w:rsid w:val="00341AB8"/>
    <w:rsid w:val="00341BC5"/>
    <w:rsid w:val="00341CD5"/>
    <w:rsid w:val="003425FC"/>
    <w:rsid w:val="00342C2A"/>
    <w:rsid w:val="00342D83"/>
    <w:rsid w:val="00342F0A"/>
    <w:rsid w:val="00343825"/>
    <w:rsid w:val="0034391F"/>
    <w:rsid w:val="00343C1E"/>
    <w:rsid w:val="0034449F"/>
    <w:rsid w:val="003445DA"/>
    <w:rsid w:val="00345D8C"/>
    <w:rsid w:val="00346286"/>
    <w:rsid w:val="003465D6"/>
    <w:rsid w:val="003467CA"/>
    <w:rsid w:val="003470A4"/>
    <w:rsid w:val="00347130"/>
    <w:rsid w:val="00347593"/>
    <w:rsid w:val="0034768F"/>
    <w:rsid w:val="003476E5"/>
    <w:rsid w:val="00347775"/>
    <w:rsid w:val="00347A0F"/>
    <w:rsid w:val="00347ADD"/>
    <w:rsid w:val="00347C64"/>
    <w:rsid w:val="00350534"/>
    <w:rsid w:val="0035054B"/>
    <w:rsid w:val="00350765"/>
    <w:rsid w:val="00350E2D"/>
    <w:rsid w:val="00350EEF"/>
    <w:rsid w:val="00351296"/>
    <w:rsid w:val="00351856"/>
    <w:rsid w:val="00351AFA"/>
    <w:rsid w:val="00351C2B"/>
    <w:rsid w:val="00351E63"/>
    <w:rsid w:val="00351EC0"/>
    <w:rsid w:val="00351F91"/>
    <w:rsid w:val="00352FDF"/>
    <w:rsid w:val="003533EE"/>
    <w:rsid w:val="003534A9"/>
    <w:rsid w:val="00353638"/>
    <w:rsid w:val="0035395C"/>
    <w:rsid w:val="00353DA2"/>
    <w:rsid w:val="0035484B"/>
    <w:rsid w:val="00354AEF"/>
    <w:rsid w:val="00354FC2"/>
    <w:rsid w:val="00354FE6"/>
    <w:rsid w:val="00355044"/>
    <w:rsid w:val="00355542"/>
    <w:rsid w:val="003557BE"/>
    <w:rsid w:val="00355EF0"/>
    <w:rsid w:val="00356B4B"/>
    <w:rsid w:val="00356B60"/>
    <w:rsid w:val="00356C04"/>
    <w:rsid w:val="00357D46"/>
    <w:rsid w:val="00357D6D"/>
    <w:rsid w:val="00360FC5"/>
    <w:rsid w:val="003612C5"/>
    <w:rsid w:val="003617DA"/>
    <w:rsid w:val="0036193E"/>
    <w:rsid w:val="003623E9"/>
    <w:rsid w:val="00362A34"/>
    <w:rsid w:val="00362EE1"/>
    <w:rsid w:val="003632AE"/>
    <w:rsid w:val="0036345F"/>
    <w:rsid w:val="00363BAA"/>
    <w:rsid w:val="00363F48"/>
    <w:rsid w:val="00364206"/>
    <w:rsid w:val="00364CB1"/>
    <w:rsid w:val="00364DF0"/>
    <w:rsid w:val="00365307"/>
    <w:rsid w:val="00365F5A"/>
    <w:rsid w:val="00365FA5"/>
    <w:rsid w:val="0036604C"/>
    <w:rsid w:val="00366063"/>
    <w:rsid w:val="0036651C"/>
    <w:rsid w:val="00366AB3"/>
    <w:rsid w:val="00366F2E"/>
    <w:rsid w:val="003700DB"/>
    <w:rsid w:val="00370B8B"/>
    <w:rsid w:val="00370BE7"/>
    <w:rsid w:val="00370EEC"/>
    <w:rsid w:val="00371521"/>
    <w:rsid w:val="003717DD"/>
    <w:rsid w:val="00372D48"/>
    <w:rsid w:val="00372E32"/>
    <w:rsid w:val="00373045"/>
    <w:rsid w:val="003731C2"/>
    <w:rsid w:val="0037348A"/>
    <w:rsid w:val="00373ECB"/>
    <w:rsid w:val="00374075"/>
    <w:rsid w:val="00374098"/>
    <w:rsid w:val="00374142"/>
    <w:rsid w:val="003746DB"/>
    <w:rsid w:val="00374CB0"/>
    <w:rsid w:val="00374F05"/>
    <w:rsid w:val="003759AA"/>
    <w:rsid w:val="00375A9A"/>
    <w:rsid w:val="00375C1F"/>
    <w:rsid w:val="00376221"/>
    <w:rsid w:val="00376EB5"/>
    <w:rsid w:val="0037716B"/>
    <w:rsid w:val="00377908"/>
    <w:rsid w:val="00377B58"/>
    <w:rsid w:val="00377B8E"/>
    <w:rsid w:val="00377E4F"/>
    <w:rsid w:val="003808DD"/>
    <w:rsid w:val="0038096F"/>
    <w:rsid w:val="00380D64"/>
    <w:rsid w:val="00380E0D"/>
    <w:rsid w:val="00380FC1"/>
    <w:rsid w:val="00381D0A"/>
    <w:rsid w:val="00382531"/>
    <w:rsid w:val="00382854"/>
    <w:rsid w:val="00382CC2"/>
    <w:rsid w:val="0038351B"/>
    <w:rsid w:val="0038380E"/>
    <w:rsid w:val="00383885"/>
    <w:rsid w:val="003838D2"/>
    <w:rsid w:val="0038398D"/>
    <w:rsid w:val="0038399E"/>
    <w:rsid w:val="003841CE"/>
    <w:rsid w:val="003842E9"/>
    <w:rsid w:val="00384800"/>
    <w:rsid w:val="00384A7A"/>
    <w:rsid w:val="00384C1B"/>
    <w:rsid w:val="00385096"/>
    <w:rsid w:val="003857D8"/>
    <w:rsid w:val="00385917"/>
    <w:rsid w:val="00385CA2"/>
    <w:rsid w:val="003860E7"/>
    <w:rsid w:val="003864B2"/>
    <w:rsid w:val="003864C4"/>
    <w:rsid w:val="003868EF"/>
    <w:rsid w:val="00386DF3"/>
    <w:rsid w:val="00386F88"/>
    <w:rsid w:val="0038744B"/>
    <w:rsid w:val="00387F34"/>
    <w:rsid w:val="0039148E"/>
    <w:rsid w:val="003914D2"/>
    <w:rsid w:val="003916A5"/>
    <w:rsid w:val="00391723"/>
    <w:rsid w:val="0039175D"/>
    <w:rsid w:val="003919AA"/>
    <w:rsid w:val="00391C52"/>
    <w:rsid w:val="003920D7"/>
    <w:rsid w:val="003926DC"/>
    <w:rsid w:val="00392A94"/>
    <w:rsid w:val="00393C12"/>
    <w:rsid w:val="0039556F"/>
    <w:rsid w:val="0039661E"/>
    <w:rsid w:val="0039663A"/>
    <w:rsid w:val="00396EDF"/>
    <w:rsid w:val="0039748F"/>
    <w:rsid w:val="00397B0D"/>
    <w:rsid w:val="003A03E5"/>
    <w:rsid w:val="003A042F"/>
    <w:rsid w:val="003A1AAE"/>
    <w:rsid w:val="003A1B3E"/>
    <w:rsid w:val="003A1D65"/>
    <w:rsid w:val="003A22BA"/>
    <w:rsid w:val="003A232C"/>
    <w:rsid w:val="003A2969"/>
    <w:rsid w:val="003A29DE"/>
    <w:rsid w:val="003A30ED"/>
    <w:rsid w:val="003A332D"/>
    <w:rsid w:val="003A345B"/>
    <w:rsid w:val="003A35A1"/>
    <w:rsid w:val="003A3649"/>
    <w:rsid w:val="003A4BEF"/>
    <w:rsid w:val="003A561A"/>
    <w:rsid w:val="003A5830"/>
    <w:rsid w:val="003A5D09"/>
    <w:rsid w:val="003A60F6"/>
    <w:rsid w:val="003A688B"/>
    <w:rsid w:val="003A6A3C"/>
    <w:rsid w:val="003A7150"/>
    <w:rsid w:val="003A7233"/>
    <w:rsid w:val="003A7BED"/>
    <w:rsid w:val="003A7F20"/>
    <w:rsid w:val="003B0676"/>
    <w:rsid w:val="003B1012"/>
    <w:rsid w:val="003B1326"/>
    <w:rsid w:val="003B21B1"/>
    <w:rsid w:val="003B2532"/>
    <w:rsid w:val="003B254A"/>
    <w:rsid w:val="003B2634"/>
    <w:rsid w:val="003B26E7"/>
    <w:rsid w:val="003B32C0"/>
    <w:rsid w:val="003B3C8D"/>
    <w:rsid w:val="003B4269"/>
    <w:rsid w:val="003B4309"/>
    <w:rsid w:val="003B4D78"/>
    <w:rsid w:val="003B51B7"/>
    <w:rsid w:val="003B62E8"/>
    <w:rsid w:val="003B6D4D"/>
    <w:rsid w:val="003B7DF9"/>
    <w:rsid w:val="003C0634"/>
    <w:rsid w:val="003C0648"/>
    <w:rsid w:val="003C0654"/>
    <w:rsid w:val="003C0B1A"/>
    <w:rsid w:val="003C0CB4"/>
    <w:rsid w:val="003C1AD0"/>
    <w:rsid w:val="003C2F62"/>
    <w:rsid w:val="003C40AB"/>
    <w:rsid w:val="003C4611"/>
    <w:rsid w:val="003C518A"/>
    <w:rsid w:val="003C54AB"/>
    <w:rsid w:val="003C5BA9"/>
    <w:rsid w:val="003C6181"/>
    <w:rsid w:val="003C6473"/>
    <w:rsid w:val="003C64E5"/>
    <w:rsid w:val="003C7119"/>
    <w:rsid w:val="003C75A3"/>
    <w:rsid w:val="003C7C32"/>
    <w:rsid w:val="003C7D51"/>
    <w:rsid w:val="003D0175"/>
    <w:rsid w:val="003D0D96"/>
    <w:rsid w:val="003D19CC"/>
    <w:rsid w:val="003D2474"/>
    <w:rsid w:val="003D2664"/>
    <w:rsid w:val="003D26FA"/>
    <w:rsid w:val="003D2E6D"/>
    <w:rsid w:val="003D4108"/>
    <w:rsid w:val="003D4267"/>
    <w:rsid w:val="003D4298"/>
    <w:rsid w:val="003D42B1"/>
    <w:rsid w:val="003D45C5"/>
    <w:rsid w:val="003D4BCE"/>
    <w:rsid w:val="003D4C74"/>
    <w:rsid w:val="003D5119"/>
    <w:rsid w:val="003D584D"/>
    <w:rsid w:val="003D5F3E"/>
    <w:rsid w:val="003D62D5"/>
    <w:rsid w:val="003D69BB"/>
    <w:rsid w:val="003D6A2B"/>
    <w:rsid w:val="003D71F6"/>
    <w:rsid w:val="003D741E"/>
    <w:rsid w:val="003D7475"/>
    <w:rsid w:val="003D7568"/>
    <w:rsid w:val="003D77FD"/>
    <w:rsid w:val="003D7851"/>
    <w:rsid w:val="003D7B5A"/>
    <w:rsid w:val="003D7B8F"/>
    <w:rsid w:val="003E0539"/>
    <w:rsid w:val="003E0740"/>
    <w:rsid w:val="003E2563"/>
    <w:rsid w:val="003E369A"/>
    <w:rsid w:val="003E37AB"/>
    <w:rsid w:val="003E3A86"/>
    <w:rsid w:val="003E3ACF"/>
    <w:rsid w:val="003E3D57"/>
    <w:rsid w:val="003E420F"/>
    <w:rsid w:val="003E4654"/>
    <w:rsid w:val="003E49AC"/>
    <w:rsid w:val="003E4D45"/>
    <w:rsid w:val="003E5297"/>
    <w:rsid w:val="003E5575"/>
    <w:rsid w:val="003E5A46"/>
    <w:rsid w:val="003E5AA4"/>
    <w:rsid w:val="003E5B08"/>
    <w:rsid w:val="003E618C"/>
    <w:rsid w:val="003E6487"/>
    <w:rsid w:val="003E6579"/>
    <w:rsid w:val="003E6685"/>
    <w:rsid w:val="003E6987"/>
    <w:rsid w:val="003E759B"/>
    <w:rsid w:val="003E75BE"/>
    <w:rsid w:val="003E7699"/>
    <w:rsid w:val="003E76B3"/>
    <w:rsid w:val="003F0001"/>
    <w:rsid w:val="003F0576"/>
    <w:rsid w:val="003F1023"/>
    <w:rsid w:val="003F180B"/>
    <w:rsid w:val="003F2215"/>
    <w:rsid w:val="003F28E8"/>
    <w:rsid w:val="003F3151"/>
    <w:rsid w:val="003F4319"/>
    <w:rsid w:val="003F456A"/>
    <w:rsid w:val="003F4F2C"/>
    <w:rsid w:val="003F4F3C"/>
    <w:rsid w:val="003F5279"/>
    <w:rsid w:val="003F5430"/>
    <w:rsid w:val="003F5786"/>
    <w:rsid w:val="003F62E0"/>
    <w:rsid w:val="003F64B3"/>
    <w:rsid w:val="003F67F8"/>
    <w:rsid w:val="003F7AAF"/>
    <w:rsid w:val="003F7B51"/>
    <w:rsid w:val="003F7E4F"/>
    <w:rsid w:val="004009C1"/>
    <w:rsid w:val="00400E1D"/>
    <w:rsid w:val="00401958"/>
    <w:rsid w:val="00401A9F"/>
    <w:rsid w:val="0040211E"/>
    <w:rsid w:val="004026BC"/>
    <w:rsid w:val="0040287A"/>
    <w:rsid w:val="00403004"/>
    <w:rsid w:val="00403096"/>
    <w:rsid w:val="004041AA"/>
    <w:rsid w:val="0040479D"/>
    <w:rsid w:val="00404D29"/>
    <w:rsid w:val="00404DE7"/>
    <w:rsid w:val="00405B70"/>
    <w:rsid w:val="00406211"/>
    <w:rsid w:val="0040637B"/>
    <w:rsid w:val="00406504"/>
    <w:rsid w:val="0040671E"/>
    <w:rsid w:val="004067D8"/>
    <w:rsid w:val="00407BAA"/>
    <w:rsid w:val="00410903"/>
    <w:rsid w:val="00410DBC"/>
    <w:rsid w:val="004112F0"/>
    <w:rsid w:val="004115D5"/>
    <w:rsid w:val="00411B30"/>
    <w:rsid w:val="004125AB"/>
    <w:rsid w:val="00413035"/>
    <w:rsid w:val="004130EA"/>
    <w:rsid w:val="00413811"/>
    <w:rsid w:val="0041389F"/>
    <w:rsid w:val="00413D4F"/>
    <w:rsid w:val="0041460A"/>
    <w:rsid w:val="00414B1C"/>
    <w:rsid w:val="00414EAD"/>
    <w:rsid w:val="00416475"/>
    <w:rsid w:val="004169C9"/>
    <w:rsid w:val="00416B9F"/>
    <w:rsid w:val="00416DA1"/>
    <w:rsid w:val="004170F4"/>
    <w:rsid w:val="004179A7"/>
    <w:rsid w:val="00417CDB"/>
    <w:rsid w:val="00417FEB"/>
    <w:rsid w:val="00420057"/>
    <w:rsid w:val="00420C7A"/>
    <w:rsid w:val="004219D5"/>
    <w:rsid w:val="00422549"/>
    <w:rsid w:val="00422989"/>
    <w:rsid w:val="00423036"/>
    <w:rsid w:val="00423132"/>
    <w:rsid w:val="004232DA"/>
    <w:rsid w:val="0042478A"/>
    <w:rsid w:val="00424AB8"/>
    <w:rsid w:val="00424AD0"/>
    <w:rsid w:val="00424E3F"/>
    <w:rsid w:val="00424EF6"/>
    <w:rsid w:val="00425161"/>
    <w:rsid w:val="004258AF"/>
    <w:rsid w:val="00425EA0"/>
    <w:rsid w:val="0042607D"/>
    <w:rsid w:val="00426553"/>
    <w:rsid w:val="00426B99"/>
    <w:rsid w:val="00426BD9"/>
    <w:rsid w:val="00426ED4"/>
    <w:rsid w:val="00427197"/>
    <w:rsid w:val="004277FA"/>
    <w:rsid w:val="004279F0"/>
    <w:rsid w:val="004306FC"/>
    <w:rsid w:val="00430756"/>
    <w:rsid w:val="004311D7"/>
    <w:rsid w:val="00431796"/>
    <w:rsid w:val="0043225D"/>
    <w:rsid w:val="004328CA"/>
    <w:rsid w:val="0043365E"/>
    <w:rsid w:val="00433683"/>
    <w:rsid w:val="004336C6"/>
    <w:rsid w:val="004337D0"/>
    <w:rsid w:val="00433841"/>
    <w:rsid w:val="00434922"/>
    <w:rsid w:val="00434F13"/>
    <w:rsid w:val="00435AB7"/>
    <w:rsid w:val="0043611A"/>
    <w:rsid w:val="00436431"/>
    <w:rsid w:val="00436E77"/>
    <w:rsid w:val="004374B3"/>
    <w:rsid w:val="00437DED"/>
    <w:rsid w:val="00440F48"/>
    <w:rsid w:val="0044139E"/>
    <w:rsid w:val="004417EE"/>
    <w:rsid w:val="00441D59"/>
    <w:rsid w:val="00442328"/>
    <w:rsid w:val="00442335"/>
    <w:rsid w:val="00442DD0"/>
    <w:rsid w:val="004431A3"/>
    <w:rsid w:val="00443E67"/>
    <w:rsid w:val="004448D5"/>
    <w:rsid w:val="00444EE6"/>
    <w:rsid w:val="004453EF"/>
    <w:rsid w:val="00446EB6"/>
    <w:rsid w:val="00447A74"/>
    <w:rsid w:val="00450311"/>
    <w:rsid w:val="00450372"/>
    <w:rsid w:val="0045037C"/>
    <w:rsid w:val="00450817"/>
    <w:rsid w:val="00450BC4"/>
    <w:rsid w:val="004511E7"/>
    <w:rsid w:val="0045253D"/>
    <w:rsid w:val="00452F0B"/>
    <w:rsid w:val="00452F84"/>
    <w:rsid w:val="00453A3F"/>
    <w:rsid w:val="004540AB"/>
    <w:rsid w:val="0045434E"/>
    <w:rsid w:val="0045469C"/>
    <w:rsid w:val="00454CFC"/>
    <w:rsid w:val="004552E1"/>
    <w:rsid w:val="0045562D"/>
    <w:rsid w:val="0045630F"/>
    <w:rsid w:val="004563EE"/>
    <w:rsid w:val="00456A24"/>
    <w:rsid w:val="00456B01"/>
    <w:rsid w:val="0045700A"/>
    <w:rsid w:val="0045758D"/>
    <w:rsid w:val="00457B44"/>
    <w:rsid w:val="00457D0E"/>
    <w:rsid w:val="004600BA"/>
    <w:rsid w:val="00462012"/>
    <w:rsid w:val="004620D1"/>
    <w:rsid w:val="0046251C"/>
    <w:rsid w:val="00462B89"/>
    <w:rsid w:val="00462CFF"/>
    <w:rsid w:val="00463627"/>
    <w:rsid w:val="004639E7"/>
    <w:rsid w:val="004639FD"/>
    <w:rsid w:val="004645CE"/>
    <w:rsid w:val="004649EC"/>
    <w:rsid w:val="004651AA"/>
    <w:rsid w:val="00465287"/>
    <w:rsid w:val="004653A9"/>
    <w:rsid w:val="00465674"/>
    <w:rsid w:val="00465E21"/>
    <w:rsid w:val="0046688F"/>
    <w:rsid w:val="00466E41"/>
    <w:rsid w:val="0046764A"/>
    <w:rsid w:val="00467B33"/>
    <w:rsid w:val="00467F26"/>
    <w:rsid w:val="00470002"/>
    <w:rsid w:val="004701C5"/>
    <w:rsid w:val="00470FC5"/>
    <w:rsid w:val="0047173A"/>
    <w:rsid w:val="00471F4C"/>
    <w:rsid w:val="00472439"/>
    <w:rsid w:val="00472B84"/>
    <w:rsid w:val="004735B6"/>
    <w:rsid w:val="00473AC9"/>
    <w:rsid w:val="00473DE3"/>
    <w:rsid w:val="00473F12"/>
    <w:rsid w:val="00474038"/>
    <w:rsid w:val="00474091"/>
    <w:rsid w:val="004741FB"/>
    <w:rsid w:val="00474210"/>
    <w:rsid w:val="00474470"/>
    <w:rsid w:val="004745AB"/>
    <w:rsid w:val="00474B6B"/>
    <w:rsid w:val="00474FB6"/>
    <w:rsid w:val="00475870"/>
    <w:rsid w:val="00475B03"/>
    <w:rsid w:val="00475DF1"/>
    <w:rsid w:val="00475EFB"/>
    <w:rsid w:val="00476A67"/>
    <w:rsid w:val="00476C7A"/>
    <w:rsid w:val="0047764F"/>
    <w:rsid w:val="00477CBB"/>
    <w:rsid w:val="00480488"/>
    <w:rsid w:val="00480728"/>
    <w:rsid w:val="0048089C"/>
    <w:rsid w:val="00480C57"/>
    <w:rsid w:val="00481744"/>
    <w:rsid w:val="00482388"/>
    <w:rsid w:val="004823A9"/>
    <w:rsid w:val="0048264B"/>
    <w:rsid w:val="004833A0"/>
    <w:rsid w:val="0048389D"/>
    <w:rsid w:val="00483FF0"/>
    <w:rsid w:val="0048405C"/>
    <w:rsid w:val="0048461F"/>
    <w:rsid w:val="004847D6"/>
    <w:rsid w:val="00484CF1"/>
    <w:rsid w:val="00484D72"/>
    <w:rsid w:val="00485383"/>
    <w:rsid w:val="0048578F"/>
    <w:rsid w:val="00485E32"/>
    <w:rsid w:val="00486AEB"/>
    <w:rsid w:val="00486C37"/>
    <w:rsid w:val="004877FE"/>
    <w:rsid w:val="004901DB"/>
    <w:rsid w:val="00490335"/>
    <w:rsid w:val="00490504"/>
    <w:rsid w:val="0049068D"/>
    <w:rsid w:val="00490821"/>
    <w:rsid w:val="00491182"/>
    <w:rsid w:val="00491637"/>
    <w:rsid w:val="0049179A"/>
    <w:rsid w:val="00491D7D"/>
    <w:rsid w:val="00491E3D"/>
    <w:rsid w:val="0049233C"/>
    <w:rsid w:val="0049299D"/>
    <w:rsid w:val="00492F3B"/>
    <w:rsid w:val="004934D2"/>
    <w:rsid w:val="00493AA4"/>
    <w:rsid w:val="0049403E"/>
    <w:rsid w:val="00494624"/>
    <w:rsid w:val="004947BA"/>
    <w:rsid w:val="00494921"/>
    <w:rsid w:val="00494B07"/>
    <w:rsid w:val="00494C0B"/>
    <w:rsid w:val="0049590A"/>
    <w:rsid w:val="00495D90"/>
    <w:rsid w:val="00496013"/>
    <w:rsid w:val="0049614D"/>
    <w:rsid w:val="0049616B"/>
    <w:rsid w:val="004964AA"/>
    <w:rsid w:val="004968F5"/>
    <w:rsid w:val="00496F16"/>
    <w:rsid w:val="004972C8"/>
    <w:rsid w:val="00497F4B"/>
    <w:rsid w:val="004A0AA9"/>
    <w:rsid w:val="004A0D1C"/>
    <w:rsid w:val="004A19C1"/>
    <w:rsid w:val="004A1F06"/>
    <w:rsid w:val="004A2C31"/>
    <w:rsid w:val="004A3AD6"/>
    <w:rsid w:val="004A3ADB"/>
    <w:rsid w:val="004A48CD"/>
    <w:rsid w:val="004A4AB7"/>
    <w:rsid w:val="004A4E28"/>
    <w:rsid w:val="004A4F07"/>
    <w:rsid w:val="004A545F"/>
    <w:rsid w:val="004A54E4"/>
    <w:rsid w:val="004A62D8"/>
    <w:rsid w:val="004A6E7F"/>
    <w:rsid w:val="004A747F"/>
    <w:rsid w:val="004A74B7"/>
    <w:rsid w:val="004A763B"/>
    <w:rsid w:val="004A77A9"/>
    <w:rsid w:val="004B0145"/>
    <w:rsid w:val="004B020D"/>
    <w:rsid w:val="004B0566"/>
    <w:rsid w:val="004B0B47"/>
    <w:rsid w:val="004B1278"/>
    <w:rsid w:val="004B29CA"/>
    <w:rsid w:val="004B2D70"/>
    <w:rsid w:val="004B3460"/>
    <w:rsid w:val="004B473D"/>
    <w:rsid w:val="004B48FE"/>
    <w:rsid w:val="004B54C6"/>
    <w:rsid w:val="004B5E5E"/>
    <w:rsid w:val="004B63FF"/>
    <w:rsid w:val="004B65A8"/>
    <w:rsid w:val="004B6627"/>
    <w:rsid w:val="004B67ED"/>
    <w:rsid w:val="004B6BAB"/>
    <w:rsid w:val="004B70F5"/>
    <w:rsid w:val="004B73AB"/>
    <w:rsid w:val="004B75E4"/>
    <w:rsid w:val="004B75F7"/>
    <w:rsid w:val="004B7C70"/>
    <w:rsid w:val="004B7D1A"/>
    <w:rsid w:val="004C0B5F"/>
    <w:rsid w:val="004C189A"/>
    <w:rsid w:val="004C197E"/>
    <w:rsid w:val="004C3403"/>
    <w:rsid w:val="004C3B61"/>
    <w:rsid w:val="004C453C"/>
    <w:rsid w:val="004C463A"/>
    <w:rsid w:val="004C5B2E"/>
    <w:rsid w:val="004C5E0A"/>
    <w:rsid w:val="004C695A"/>
    <w:rsid w:val="004C6F7B"/>
    <w:rsid w:val="004C715A"/>
    <w:rsid w:val="004C7166"/>
    <w:rsid w:val="004C7454"/>
    <w:rsid w:val="004C7940"/>
    <w:rsid w:val="004C7FB4"/>
    <w:rsid w:val="004D143D"/>
    <w:rsid w:val="004D14F4"/>
    <w:rsid w:val="004D1988"/>
    <w:rsid w:val="004D1CC9"/>
    <w:rsid w:val="004D27FA"/>
    <w:rsid w:val="004D2C88"/>
    <w:rsid w:val="004D2DA3"/>
    <w:rsid w:val="004D4291"/>
    <w:rsid w:val="004D45E2"/>
    <w:rsid w:val="004D5192"/>
    <w:rsid w:val="004D56DC"/>
    <w:rsid w:val="004D647C"/>
    <w:rsid w:val="004D6960"/>
    <w:rsid w:val="004D72D2"/>
    <w:rsid w:val="004D7337"/>
    <w:rsid w:val="004D765F"/>
    <w:rsid w:val="004D76BC"/>
    <w:rsid w:val="004D7842"/>
    <w:rsid w:val="004D79A6"/>
    <w:rsid w:val="004E093B"/>
    <w:rsid w:val="004E0B59"/>
    <w:rsid w:val="004E10E3"/>
    <w:rsid w:val="004E2245"/>
    <w:rsid w:val="004E2EC8"/>
    <w:rsid w:val="004E2F64"/>
    <w:rsid w:val="004E3306"/>
    <w:rsid w:val="004E33BB"/>
    <w:rsid w:val="004E3722"/>
    <w:rsid w:val="004E3E2D"/>
    <w:rsid w:val="004E4EFE"/>
    <w:rsid w:val="004E558B"/>
    <w:rsid w:val="004E578D"/>
    <w:rsid w:val="004E64AE"/>
    <w:rsid w:val="004E6D2C"/>
    <w:rsid w:val="004E6DB4"/>
    <w:rsid w:val="004E751F"/>
    <w:rsid w:val="004E7854"/>
    <w:rsid w:val="004E78D2"/>
    <w:rsid w:val="004E7D9C"/>
    <w:rsid w:val="004F0A0E"/>
    <w:rsid w:val="004F0D90"/>
    <w:rsid w:val="004F1945"/>
    <w:rsid w:val="004F204C"/>
    <w:rsid w:val="004F219E"/>
    <w:rsid w:val="004F2422"/>
    <w:rsid w:val="004F278B"/>
    <w:rsid w:val="004F485B"/>
    <w:rsid w:val="004F4ED6"/>
    <w:rsid w:val="004F528D"/>
    <w:rsid w:val="004F56AB"/>
    <w:rsid w:val="004F5A0E"/>
    <w:rsid w:val="004F6047"/>
    <w:rsid w:val="004F67F5"/>
    <w:rsid w:val="004F7289"/>
    <w:rsid w:val="004F76DE"/>
    <w:rsid w:val="00500442"/>
    <w:rsid w:val="0050063A"/>
    <w:rsid w:val="00500D56"/>
    <w:rsid w:val="00501142"/>
    <w:rsid w:val="0050131A"/>
    <w:rsid w:val="00501618"/>
    <w:rsid w:val="00501944"/>
    <w:rsid w:val="00501A18"/>
    <w:rsid w:val="00501D6C"/>
    <w:rsid w:val="005022E7"/>
    <w:rsid w:val="0050260A"/>
    <w:rsid w:val="0050313C"/>
    <w:rsid w:val="00503504"/>
    <w:rsid w:val="0050365B"/>
    <w:rsid w:val="005043EE"/>
    <w:rsid w:val="005046EE"/>
    <w:rsid w:val="005047E9"/>
    <w:rsid w:val="00504A1E"/>
    <w:rsid w:val="0050506F"/>
    <w:rsid w:val="00505249"/>
    <w:rsid w:val="00505F6E"/>
    <w:rsid w:val="0050602B"/>
    <w:rsid w:val="00507152"/>
    <w:rsid w:val="00507313"/>
    <w:rsid w:val="00507789"/>
    <w:rsid w:val="00507899"/>
    <w:rsid w:val="00507A27"/>
    <w:rsid w:val="00507C66"/>
    <w:rsid w:val="00510526"/>
    <w:rsid w:val="00510C56"/>
    <w:rsid w:val="0051157A"/>
    <w:rsid w:val="005117A2"/>
    <w:rsid w:val="0051192A"/>
    <w:rsid w:val="005119E5"/>
    <w:rsid w:val="00511AB1"/>
    <w:rsid w:val="00512466"/>
    <w:rsid w:val="005126FC"/>
    <w:rsid w:val="0051307F"/>
    <w:rsid w:val="00513656"/>
    <w:rsid w:val="0051386C"/>
    <w:rsid w:val="0051399B"/>
    <w:rsid w:val="00513C7F"/>
    <w:rsid w:val="00513EC6"/>
    <w:rsid w:val="005142B5"/>
    <w:rsid w:val="00514A37"/>
    <w:rsid w:val="00514BAE"/>
    <w:rsid w:val="00515A20"/>
    <w:rsid w:val="005172A7"/>
    <w:rsid w:val="005175AC"/>
    <w:rsid w:val="00517E2D"/>
    <w:rsid w:val="00520138"/>
    <w:rsid w:val="00520E15"/>
    <w:rsid w:val="00520F2A"/>
    <w:rsid w:val="0052133E"/>
    <w:rsid w:val="005218BB"/>
    <w:rsid w:val="00521A42"/>
    <w:rsid w:val="00521C80"/>
    <w:rsid w:val="00521ED7"/>
    <w:rsid w:val="00523225"/>
    <w:rsid w:val="0052357D"/>
    <w:rsid w:val="00523DAD"/>
    <w:rsid w:val="005243CB"/>
    <w:rsid w:val="00525202"/>
    <w:rsid w:val="00525397"/>
    <w:rsid w:val="00526033"/>
    <w:rsid w:val="00526527"/>
    <w:rsid w:val="0052661D"/>
    <w:rsid w:val="00526995"/>
    <w:rsid w:val="00526A51"/>
    <w:rsid w:val="00526E00"/>
    <w:rsid w:val="00527130"/>
    <w:rsid w:val="00527604"/>
    <w:rsid w:val="00527620"/>
    <w:rsid w:val="00527C5C"/>
    <w:rsid w:val="00527EBB"/>
    <w:rsid w:val="00527FCE"/>
    <w:rsid w:val="00530B4E"/>
    <w:rsid w:val="00530BB7"/>
    <w:rsid w:val="00530CF9"/>
    <w:rsid w:val="00531152"/>
    <w:rsid w:val="00531755"/>
    <w:rsid w:val="005319AE"/>
    <w:rsid w:val="00531A6C"/>
    <w:rsid w:val="00531E5B"/>
    <w:rsid w:val="00532240"/>
    <w:rsid w:val="0053271B"/>
    <w:rsid w:val="0053322A"/>
    <w:rsid w:val="0053327C"/>
    <w:rsid w:val="005340D8"/>
    <w:rsid w:val="005343AB"/>
    <w:rsid w:val="00534DE6"/>
    <w:rsid w:val="00535F85"/>
    <w:rsid w:val="005361AF"/>
    <w:rsid w:val="005364F6"/>
    <w:rsid w:val="005369DC"/>
    <w:rsid w:val="00536B1B"/>
    <w:rsid w:val="00536E03"/>
    <w:rsid w:val="005371FF"/>
    <w:rsid w:val="0053728D"/>
    <w:rsid w:val="00537407"/>
    <w:rsid w:val="005375BC"/>
    <w:rsid w:val="0053788B"/>
    <w:rsid w:val="0054011D"/>
    <w:rsid w:val="005404B8"/>
    <w:rsid w:val="005408EF"/>
    <w:rsid w:val="00540CA5"/>
    <w:rsid w:val="00541886"/>
    <w:rsid w:val="00541CF7"/>
    <w:rsid w:val="00542781"/>
    <w:rsid w:val="00542A37"/>
    <w:rsid w:val="00542E36"/>
    <w:rsid w:val="00542ECC"/>
    <w:rsid w:val="0054310C"/>
    <w:rsid w:val="0054321E"/>
    <w:rsid w:val="005435BF"/>
    <w:rsid w:val="00543FCC"/>
    <w:rsid w:val="00544D57"/>
    <w:rsid w:val="00544D8F"/>
    <w:rsid w:val="005458C5"/>
    <w:rsid w:val="00545C84"/>
    <w:rsid w:val="00545E65"/>
    <w:rsid w:val="005464FC"/>
    <w:rsid w:val="00546786"/>
    <w:rsid w:val="00546BF2"/>
    <w:rsid w:val="00546DE4"/>
    <w:rsid w:val="00547E4A"/>
    <w:rsid w:val="00551365"/>
    <w:rsid w:val="00551B50"/>
    <w:rsid w:val="00551D3D"/>
    <w:rsid w:val="00551DED"/>
    <w:rsid w:val="005522D0"/>
    <w:rsid w:val="005522D5"/>
    <w:rsid w:val="00552533"/>
    <w:rsid w:val="00552F65"/>
    <w:rsid w:val="00553582"/>
    <w:rsid w:val="005543AA"/>
    <w:rsid w:val="0055442C"/>
    <w:rsid w:val="005544AA"/>
    <w:rsid w:val="0055467B"/>
    <w:rsid w:val="005548DB"/>
    <w:rsid w:val="0055592B"/>
    <w:rsid w:val="00555B2E"/>
    <w:rsid w:val="00556262"/>
    <w:rsid w:val="00556438"/>
    <w:rsid w:val="00556533"/>
    <w:rsid w:val="00556740"/>
    <w:rsid w:val="00556955"/>
    <w:rsid w:val="00557012"/>
    <w:rsid w:val="00557255"/>
    <w:rsid w:val="0055778D"/>
    <w:rsid w:val="00560245"/>
    <w:rsid w:val="00560F04"/>
    <w:rsid w:val="00561183"/>
    <w:rsid w:val="005612F1"/>
    <w:rsid w:val="0056148A"/>
    <w:rsid w:val="00561C5A"/>
    <w:rsid w:val="00561D8B"/>
    <w:rsid w:val="00561DD1"/>
    <w:rsid w:val="00561F6C"/>
    <w:rsid w:val="005626B8"/>
    <w:rsid w:val="00562829"/>
    <w:rsid w:val="00562CC0"/>
    <w:rsid w:val="00562EA3"/>
    <w:rsid w:val="005638BD"/>
    <w:rsid w:val="00563C02"/>
    <w:rsid w:val="0056430B"/>
    <w:rsid w:val="005646C5"/>
    <w:rsid w:val="005653AC"/>
    <w:rsid w:val="00565A43"/>
    <w:rsid w:val="00566369"/>
    <w:rsid w:val="005663AE"/>
    <w:rsid w:val="00566A56"/>
    <w:rsid w:val="00566ACF"/>
    <w:rsid w:val="00566F24"/>
    <w:rsid w:val="0056701B"/>
    <w:rsid w:val="00567A06"/>
    <w:rsid w:val="00570F17"/>
    <w:rsid w:val="0057106E"/>
    <w:rsid w:val="00571382"/>
    <w:rsid w:val="00571B4D"/>
    <w:rsid w:val="00571E99"/>
    <w:rsid w:val="005721AB"/>
    <w:rsid w:val="00572224"/>
    <w:rsid w:val="005724EE"/>
    <w:rsid w:val="00572A2B"/>
    <w:rsid w:val="00572DB1"/>
    <w:rsid w:val="00573F37"/>
    <w:rsid w:val="0057432E"/>
    <w:rsid w:val="00574483"/>
    <w:rsid w:val="005754A0"/>
    <w:rsid w:val="0057606E"/>
    <w:rsid w:val="0057624E"/>
    <w:rsid w:val="00576544"/>
    <w:rsid w:val="005766EF"/>
    <w:rsid w:val="005767AF"/>
    <w:rsid w:val="00576E1E"/>
    <w:rsid w:val="00577379"/>
    <w:rsid w:val="005775D3"/>
    <w:rsid w:val="00577809"/>
    <w:rsid w:val="005800BE"/>
    <w:rsid w:val="005803C4"/>
    <w:rsid w:val="00580501"/>
    <w:rsid w:val="005817D4"/>
    <w:rsid w:val="005817F9"/>
    <w:rsid w:val="00581E6A"/>
    <w:rsid w:val="0058213D"/>
    <w:rsid w:val="005824DE"/>
    <w:rsid w:val="00582CAC"/>
    <w:rsid w:val="00582F28"/>
    <w:rsid w:val="00583420"/>
    <w:rsid w:val="005837D4"/>
    <w:rsid w:val="0058409B"/>
    <w:rsid w:val="00584B8A"/>
    <w:rsid w:val="00584CED"/>
    <w:rsid w:val="00584F45"/>
    <w:rsid w:val="0058522B"/>
    <w:rsid w:val="0058546E"/>
    <w:rsid w:val="00585B88"/>
    <w:rsid w:val="00586208"/>
    <w:rsid w:val="00586502"/>
    <w:rsid w:val="00586572"/>
    <w:rsid w:val="005866C5"/>
    <w:rsid w:val="005867B1"/>
    <w:rsid w:val="005869B7"/>
    <w:rsid w:val="00586FCC"/>
    <w:rsid w:val="00587391"/>
    <w:rsid w:val="00590BA6"/>
    <w:rsid w:val="00590BFC"/>
    <w:rsid w:val="00590CDD"/>
    <w:rsid w:val="0059135B"/>
    <w:rsid w:val="00591A6D"/>
    <w:rsid w:val="0059276D"/>
    <w:rsid w:val="0059345F"/>
    <w:rsid w:val="00593B0C"/>
    <w:rsid w:val="00594164"/>
    <w:rsid w:val="005946C9"/>
    <w:rsid w:val="005952DD"/>
    <w:rsid w:val="0059602C"/>
    <w:rsid w:val="00596218"/>
    <w:rsid w:val="005967B2"/>
    <w:rsid w:val="005967EF"/>
    <w:rsid w:val="005968AF"/>
    <w:rsid w:val="005979DA"/>
    <w:rsid w:val="00597B29"/>
    <w:rsid w:val="00597C6D"/>
    <w:rsid w:val="005A0327"/>
    <w:rsid w:val="005A0377"/>
    <w:rsid w:val="005A05AA"/>
    <w:rsid w:val="005A07AB"/>
    <w:rsid w:val="005A0F5F"/>
    <w:rsid w:val="005A1330"/>
    <w:rsid w:val="005A1824"/>
    <w:rsid w:val="005A220C"/>
    <w:rsid w:val="005A2609"/>
    <w:rsid w:val="005A28EE"/>
    <w:rsid w:val="005A2CC5"/>
    <w:rsid w:val="005A3015"/>
    <w:rsid w:val="005A330A"/>
    <w:rsid w:val="005A3D5A"/>
    <w:rsid w:val="005A3DE1"/>
    <w:rsid w:val="005A4822"/>
    <w:rsid w:val="005A4A13"/>
    <w:rsid w:val="005A580F"/>
    <w:rsid w:val="005A725E"/>
    <w:rsid w:val="005A74BF"/>
    <w:rsid w:val="005A7BE7"/>
    <w:rsid w:val="005A7D85"/>
    <w:rsid w:val="005B020E"/>
    <w:rsid w:val="005B0365"/>
    <w:rsid w:val="005B0E73"/>
    <w:rsid w:val="005B1D3F"/>
    <w:rsid w:val="005B25B6"/>
    <w:rsid w:val="005B44F4"/>
    <w:rsid w:val="005B46E8"/>
    <w:rsid w:val="005B4B5C"/>
    <w:rsid w:val="005B51C1"/>
    <w:rsid w:val="005B52FC"/>
    <w:rsid w:val="005B58BA"/>
    <w:rsid w:val="005B5B0F"/>
    <w:rsid w:val="005B5C64"/>
    <w:rsid w:val="005B5F6E"/>
    <w:rsid w:val="005B6A86"/>
    <w:rsid w:val="005B6A88"/>
    <w:rsid w:val="005B712C"/>
    <w:rsid w:val="005B7822"/>
    <w:rsid w:val="005C0225"/>
    <w:rsid w:val="005C0239"/>
    <w:rsid w:val="005C0BE1"/>
    <w:rsid w:val="005C1439"/>
    <w:rsid w:val="005C1696"/>
    <w:rsid w:val="005C239A"/>
    <w:rsid w:val="005C2459"/>
    <w:rsid w:val="005C2BE1"/>
    <w:rsid w:val="005C328C"/>
    <w:rsid w:val="005C3373"/>
    <w:rsid w:val="005C3417"/>
    <w:rsid w:val="005C4201"/>
    <w:rsid w:val="005C44AA"/>
    <w:rsid w:val="005C4C65"/>
    <w:rsid w:val="005C50A8"/>
    <w:rsid w:val="005C5A3C"/>
    <w:rsid w:val="005C605B"/>
    <w:rsid w:val="005C60E8"/>
    <w:rsid w:val="005C7388"/>
    <w:rsid w:val="005C7C13"/>
    <w:rsid w:val="005D003B"/>
    <w:rsid w:val="005D03A8"/>
    <w:rsid w:val="005D07B4"/>
    <w:rsid w:val="005D0C6A"/>
    <w:rsid w:val="005D0E7E"/>
    <w:rsid w:val="005D2222"/>
    <w:rsid w:val="005D2451"/>
    <w:rsid w:val="005D2953"/>
    <w:rsid w:val="005D2F05"/>
    <w:rsid w:val="005D3144"/>
    <w:rsid w:val="005D3210"/>
    <w:rsid w:val="005D3DD9"/>
    <w:rsid w:val="005D3E37"/>
    <w:rsid w:val="005D44B8"/>
    <w:rsid w:val="005D49E3"/>
    <w:rsid w:val="005D4A21"/>
    <w:rsid w:val="005D4E48"/>
    <w:rsid w:val="005D5131"/>
    <w:rsid w:val="005D61C2"/>
    <w:rsid w:val="005D620C"/>
    <w:rsid w:val="005D6219"/>
    <w:rsid w:val="005D6887"/>
    <w:rsid w:val="005D691E"/>
    <w:rsid w:val="005D6A63"/>
    <w:rsid w:val="005D6BC5"/>
    <w:rsid w:val="005D6F1B"/>
    <w:rsid w:val="005D70BE"/>
    <w:rsid w:val="005D7241"/>
    <w:rsid w:val="005D782F"/>
    <w:rsid w:val="005D7973"/>
    <w:rsid w:val="005E039F"/>
    <w:rsid w:val="005E0586"/>
    <w:rsid w:val="005E06AF"/>
    <w:rsid w:val="005E09B2"/>
    <w:rsid w:val="005E09D0"/>
    <w:rsid w:val="005E0D30"/>
    <w:rsid w:val="005E1BFA"/>
    <w:rsid w:val="005E1C5A"/>
    <w:rsid w:val="005E207E"/>
    <w:rsid w:val="005E2E08"/>
    <w:rsid w:val="005E2E56"/>
    <w:rsid w:val="005E2F21"/>
    <w:rsid w:val="005E365A"/>
    <w:rsid w:val="005E40EE"/>
    <w:rsid w:val="005E474D"/>
    <w:rsid w:val="005E4FBB"/>
    <w:rsid w:val="005E53F7"/>
    <w:rsid w:val="005E5508"/>
    <w:rsid w:val="005E57FE"/>
    <w:rsid w:val="005E5C0A"/>
    <w:rsid w:val="005E6E9A"/>
    <w:rsid w:val="005E6FB2"/>
    <w:rsid w:val="005E7212"/>
    <w:rsid w:val="005E78E8"/>
    <w:rsid w:val="005F0094"/>
    <w:rsid w:val="005F0A45"/>
    <w:rsid w:val="005F0AFA"/>
    <w:rsid w:val="005F2195"/>
    <w:rsid w:val="005F2241"/>
    <w:rsid w:val="005F2838"/>
    <w:rsid w:val="005F2E44"/>
    <w:rsid w:val="005F31B1"/>
    <w:rsid w:val="005F33F4"/>
    <w:rsid w:val="005F34D9"/>
    <w:rsid w:val="005F384F"/>
    <w:rsid w:val="005F432D"/>
    <w:rsid w:val="005F447E"/>
    <w:rsid w:val="005F48E6"/>
    <w:rsid w:val="005F498F"/>
    <w:rsid w:val="005F512A"/>
    <w:rsid w:val="005F52E8"/>
    <w:rsid w:val="005F55FB"/>
    <w:rsid w:val="005F59C2"/>
    <w:rsid w:val="005F6245"/>
    <w:rsid w:val="005F62D5"/>
    <w:rsid w:val="005F65C0"/>
    <w:rsid w:val="005F6BC3"/>
    <w:rsid w:val="005F7610"/>
    <w:rsid w:val="005F7AF8"/>
    <w:rsid w:val="0060073D"/>
    <w:rsid w:val="00600CA4"/>
    <w:rsid w:val="00600F93"/>
    <w:rsid w:val="006014F0"/>
    <w:rsid w:val="00601619"/>
    <w:rsid w:val="00601BB9"/>
    <w:rsid w:val="00602EF7"/>
    <w:rsid w:val="0060476E"/>
    <w:rsid w:val="006057A5"/>
    <w:rsid w:val="0060582D"/>
    <w:rsid w:val="0060642F"/>
    <w:rsid w:val="00606676"/>
    <w:rsid w:val="00606A21"/>
    <w:rsid w:val="00607394"/>
    <w:rsid w:val="00610932"/>
    <w:rsid w:val="00611164"/>
    <w:rsid w:val="006114CB"/>
    <w:rsid w:val="00611C2A"/>
    <w:rsid w:val="00612B32"/>
    <w:rsid w:val="00612CDE"/>
    <w:rsid w:val="006132E2"/>
    <w:rsid w:val="006134E3"/>
    <w:rsid w:val="00613549"/>
    <w:rsid w:val="00613933"/>
    <w:rsid w:val="00613D91"/>
    <w:rsid w:val="006151C2"/>
    <w:rsid w:val="0061526F"/>
    <w:rsid w:val="006152CB"/>
    <w:rsid w:val="006156A3"/>
    <w:rsid w:val="00616AE5"/>
    <w:rsid w:val="006176C9"/>
    <w:rsid w:val="006178E9"/>
    <w:rsid w:val="00617963"/>
    <w:rsid w:val="00620D87"/>
    <w:rsid w:val="006217F1"/>
    <w:rsid w:val="00621C2D"/>
    <w:rsid w:val="00621DC1"/>
    <w:rsid w:val="00622153"/>
    <w:rsid w:val="006226C4"/>
    <w:rsid w:val="00622B68"/>
    <w:rsid w:val="00622EA2"/>
    <w:rsid w:val="006231FD"/>
    <w:rsid w:val="00623414"/>
    <w:rsid w:val="00623506"/>
    <w:rsid w:val="006237AC"/>
    <w:rsid w:val="006237D0"/>
    <w:rsid w:val="00623BBC"/>
    <w:rsid w:val="00623F2A"/>
    <w:rsid w:val="006241AF"/>
    <w:rsid w:val="006242AD"/>
    <w:rsid w:val="00624405"/>
    <w:rsid w:val="00624E54"/>
    <w:rsid w:val="00624F1F"/>
    <w:rsid w:val="00625AA9"/>
    <w:rsid w:val="006265F0"/>
    <w:rsid w:val="00626937"/>
    <w:rsid w:val="00626BBF"/>
    <w:rsid w:val="00627592"/>
    <w:rsid w:val="00627988"/>
    <w:rsid w:val="00627D0B"/>
    <w:rsid w:val="006303C4"/>
    <w:rsid w:val="00630959"/>
    <w:rsid w:val="00631412"/>
    <w:rsid w:val="006314BF"/>
    <w:rsid w:val="006314F6"/>
    <w:rsid w:val="00631725"/>
    <w:rsid w:val="006323D0"/>
    <w:rsid w:val="00633485"/>
    <w:rsid w:val="0063396F"/>
    <w:rsid w:val="00633E16"/>
    <w:rsid w:val="00633E25"/>
    <w:rsid w:val="00633EA4"/>
    <w:rsid w:val="00634365"/>
    <w:rsid w:val="0063588D"/>
    <w:rsid w:val="0063640D"/>
    <w:rsid w:val="00636756"/>
    <w:rsid w:val="00636DA4"/>
    <w:rsid w:val="006378FA"/>
    <w:rsid w:val="0064027D"/>
    <w:rsid w:val="00640574"/>
    <w:rsid w:val="006407AB"/>
    <w:rsid w:val="00640F37"/>
    <w:rsid w:val="00641478"/>
    <w:rsid w:val="00641494"/>
    <w:rsid w:val="00641515"/>
    <w:rsid w:val="0064163E"/>
    <w:rsid w:val="00641B97"/>
    <w:rsid w:val="00641E62"/>
    <w:rsid w:val="00642154"/>
    <w:rsid w:val="00642B7D"/>
    <w:rsid w:val="00643113"/>
    <w:rsid w:val="00643DF4"/>
    <w:rsid w:val="0064446F"/>
    <w:rsid w:val="00644AA6"/>
    <w:rsid w:val="0064505F"/>
    <w:rsid w:val="0064513D"/>
    <w:rsid w:val="00645C9A"/>
    <w:rsid w:val="0064620C"/>
    <w:rsid w:val="006463E0"/>
    <w:rsid w:val="00646429"/>
    <w:rsid w:val="00646B0E"/>
    <w:rsid w:val="00646C24"/>
    <w:rsid w:val="00646E44"/>
    <w:rsid w:val="00646EEE"/>
    <w:rsid w:val="00646FDC"/>
    <w:rsid w:val="006476DB"/>
    <w:rsid w:val="006508AC"/>
    <w:rsid w:val="006508C9"/>
    <w:rsid w:val="00650F4B"/>
    <w:rsid w:val="00650F84"/>
    <w:rsid w:val="0065105C"/>
    <w:rsid w:val="00651098"/>
    <w:rsid w:val="0065176B"/>
    <w:rsid w:val="00652057"/>
    <w:rsid w:val="006520F9"/>
    <w:rsid w:val="00652D83"/>
    <w:rsid w:val="0065307B"/>
    <w:rsid w:val="0065478A"/>
    <w:rsid w:val="00654C1F"/>
    <w:rsid w:val="00654F8E"/>
    <w:rsid w:val="00655206"/>
    <w:rsid w:val="00655A88"/>
    <w:rsid w:val="00655B8D"/>
    <w:rsid w:val="0065684C"/>
    <w:rsid w:val="00656CBE"/>
    <w:rsid w:val="00656DA5"/>
    <w:rsid w:val="0065714C"/>
    <w:rsid w:val="00657E31"/>
    <w:rsid w:val="00660309"/>
    <w:rsid w:val="006604EE"/>
    <w:rsid w:val="006609D4"/>
    <w:rsid w:val="00660A46"/>
    <w:rsid w:val="00661921"/>
    <w:rsid w:val="00661B6B"/>
    <w:rsid w:val="006627B8"/>
    <w:rsid w:val="006632A8"/>
    <w:rsid w:val="00663404"/>
    <w:rsid w:val="00663670"/>
    <w:rsid w:val="00663789"/>
    <w:rsid w:val="00663C49"/>
    <w:rsid w:val="00663CFD"/>
    <w:rsid w:val="0066508A"/>
    <w:rsid w:val="00665093"/>
    <w:rsid w:val="00665448"/>
    <w:rsid w:val="00665B73"/>
    <w:rsid w:val="00666A50"/>
    <w:rsid w:val="00666CDA"/>
    <w:rsid w:val="00666DE9"/>
    <w:rsid w:val="00667359"/>
    <w:rsid w:val="0066735C"/>
    <w:rsid w:val="00667573"/>
    <w:rsid w:val="006677DE"/>
    <w:rsid w:val="006679C2"/>
    <w:rsid w:val="00670D8F"/>
    <w:rsid w:val="006711E3"/>
    <w:rsid w:val="0067159E"/>
    <w:rsid w:val="006719D5"/>
    <w:rsid w:val="00671AD0"/>
    <w:rsid w:val="00671E34"/>
    <w:rsid w:val="00671F5A"/>
    <w:rsid w:val="006721EF"/>
    <w:rsid w:val="0067257C"/>
    <w:rsid w:val="00672ED6"/>
    <w:rsid w:val="006731A3"/>
    <w:rsid w:val="0067343D"/>
    <w:rsid w:val="00673874"/>
    <w:rsid w:val="00673EC0"/>
    <w:rsid w:val="00674313"/>
    <w:rsid w:val="00674CD9"/>
    <w:rsid w:val="00675085"/>
    <w:rsid w:val="0067562B"/>
    <w:rsid w:val="00675B65"/>
    <w:rsid w:val="00675C9F"/>
    <w:rsid w:val="00675F85"/>
    <w:rsid w:val="00676078"/>
    <w:rsid w:val="00676283"/>
    <w:rsid w:val="00676962"/>
    <w:rsid w:val="00676965"/>
    <w:rsid w:val="00676BC5"/>
    <w:rsid w:val="00676D0C"/>
    <w:rsid w:val="00677EE8"/>
    <w:rsid w:val="00680FE7"/>
    <w:rsid w:val="00681074"/>
    <w:rsid w:val="00681238"/>
    <w:rsid w:val="0068136D"/>
    <w:rsid w:val="00682A97"/>
    <w:rsid w:val="00683829"/>
    <w:rsid w:val="00683AE2"/>
    <w:rsid w:val="00683D32"/>
    <w:rsid w:val="00683F90"/>
    <w:rsid w:val="00684750"/>
    <w:rsid w:val="006847F0"/>
    <w:rsid w:val="00684BD2"/>
    <w:rsid w:val="00684CFF"/>
    <w:rsid w:val="00684DA6"/>
    <w:rsid w:val="00685021"/>
    <w:rsid w:val="00685117"/>
    <w:rsid w:val="0068535C"/>
    <w:rsid w:val="00685503"/>
    <w:rsid w:val="00685A84"/>
    <w:rsid w:val="00685D96"/>
    <w:rsid w:val="00685FCD"/>
    <w:rsid w:val="00685FF0"/>
    <w:rsid w:val="00686347"/>
    <w:rsid w:val="006865B6"/>
    <w:rsid w:val="0068704A"/>
    <w:rsid w:val="00687544"/>
    <w:rsid w:val="00687688"/>
    <w:rsid w:val="00687F38"/>
    <w:rsid w:val="00690047"/>
    <w:rsid w:val="006900A2"/>
    <w:rsid w:val="00691451"/>
    <w:rsid w:val="006920FE"/>
    <w:rsid w:val="006937DF"/>
    <w:rsid w:val="00693B11"/>
    <w:rsid w:val="00693CB9"/>
    <w:rsid w:val="00693E1F"/>
    <w:rsid w:val="00694734"/>
    <w:rsid w:val="00694E1A"/>
    <w:rsid w:val="00694E1E"/>
    <w:rsid w:val="00695420"/>
    <w:rsid w:val="006960FE"/>
    <w:rsid w:val="00697452"/>
    <w:rsid w:val="0069759A"/>
    <w:rsid w:val="00697AD5"/>
    <w:rsid w:val="006A029A"/>
    <w:rsid w:val="006A0D2C"/>
    <w:rsid w:val="006A0D68"/>
    <w:rsid w:val="006A0DD8"/>
    <w:rsid w:val="006A123E"/>
    <w:rsid w:val="006A126E"/>
    <w:rsid w:val="006A15C4"/>
    <w:rsid w:val="006A1835"/>
    <w:rsid w:val="006A1DF1"/>
    <w:rsid w:val="006A1F71"/>
    <w:rsid w:val="006A2936"/>
    <w:rsid w:val="006A2B36"/>
    <w:rsid w:val="006A30EF"/>
    <w:rsid w:val="006A3F1B"/>
    <w:rsid w:val="006A4A6F"/>
    <w:rsid w:val="006A4EDD"/>
    <w:rsid w:val="006A52B7"/>
    <w:rsid w:val="006A5381"/>
    <w:rsid w:val="006A5AD4"/>
    <w:rsid w:val="006A5D37"/>
    <w:rsid w:val="006A5D87"/>
    <w:rsid w:val="006A67E7"/>
    <w:rsid w:val="006A6AEC"/>
    <w:rsid w:val="006A75A5"/>
    <w:rsid w:val="006A7D37"/>
    <w:rsid w:val="006A7DB1"/>
    <w:rsid w:val="006B00F9"/>
    <w:rsid w:val="006B01CA"/>
    <w:rsid w:val="006B034B"/>
    <w:rsid w:val="006B0768"/>
    <w:rsid w:val="006B0C4C"/>
    <w:rsid w:val="006B0DF0"/>
    <w:rsid w:val="006B0FB3"/>
    <w:rsid w:val="006B18CB"/>
    <w:rsid w:val="006B1BF3"/>
    <w:rsid w:val="006B2BBB"/>
    <w:rsid w:val="006B386E"/>
    <w:rsid w:val="006B3C10"/>
    <w:rsid w:val="006B3F03"/>
    <w:rsid w:val="006B40A2"/>
    <w:rsid w:val="006B4286"/>
    <w:rsid w:val="006B48C5"/>
    <w:rsid w:val="006B51BD"/>
    <w:rsid w:val="006B5D18"/>
    <w:rsid w:val="006B6063"/>
    <w:rsid w:val="006B6209"/>
    <w:rsid w:val="006B62A1"/>
    <w:rsid w:val="006B6467"/>
    <w:rsid w:val="006B6A9B"/>
    <w:rsid w:val="006B6FD7"/>
    <w:rsid w:val="006C073F"/>
    <w:rsid w:val="006C075D"/>
    <w:rsid w:val="006C0A45"/>
    <w:rsid w:val="006C1884"/>
    <w:rsid w:val="006C1905"/>
    <w:rsid w:val="006C1948"/>
    <w:rsid w:val="006C1EBC"/>
    <w:rsid w:val="006C27F7"/>
    <w:rsid w:val="006C2E02"/>
    <w:rsid w:val="006C2F3C"/>
    <w:rsid w:val="006C37A9"/>
    <w:rsid w:val="006C3A4A"/>
    <w:rsid w:val="006C416A"/>
    <w:rsid w:val="006C437D"/>
    <w:rsid w:val="006C4DF5"/>
    <w:rsid w:val="006C5389"/>
    <w:rsid w:val="006C5E51"/>
    <w:rsid w:val="006C606B"/>
    <w:rsid w:val="006C68E0"/>
    <w:rsid w:val="006C73AD"/>
    <w:rsid w:val="006C744B"/>
    <w:rsid w:val="006C7BA2"/>
    <w:rsid w:val="006C7EEF"/>
    <w:rsid w:val="006D004C"/>
    <w:rsid w:val="006D0525"/>
    <w:rsid w:val="006D0669"/>
    <w:rsid w:val="006D071B"/>
    <w:rsid w:val="006D08AF"/>
    <w:rsid w:val="006D107A"/>
    <w:rsid w:val="006D2159"/>
    <w:rsid w:val="006D2C65"/>
    <w:rsid w:val="006D2EE2"/>
    <w:rsid w:val="006D483D"/>
    <w:rsid w:val="006D484D"/>
    <w:rsid w:val="006D4963"/>
    <w:rsid w:val="006D4ACB"/>
    <w:rsid w:val="006D4EDC"/>
    <w:rsid w:val="006D532E"/>
    <w:rsid w:val="006D5A6C"/>
    <w:rsid w:val="006D5D53"/>
    <w:rsid w:val="006D64E5"/>
    <w:rsid w:val="006D654A"/>
    <w:rsid w:val="006D6B65"/>
    <w:rsid w:val="006D6F2F"/>
    <w:rsid w:val="006D6F89"/>
    <w:rsid w:val="006D72A6"/>
    <w:rsid w:val="006D7A55"/>
    <w:rsid w:val="006D7A7F"/>
    <w:rsid w:val="006D7CED"/>
    <w:rsid w:val="006D7D51"/>
    <w:rsid w:val="006D7F4F"/>
    <w:rsid w:val="006D7F99"/>
    <w:rsid w:val="006E0150"/>
    <w:rsid w:val="006E0FC2"/>
    <w:rsid w:val="006E12EA"/>
    <w:rsid w:val="006E164A"/>
    <w:rsid w:val="006E181A"/>
    <w:rsid w:val="006E1C49"/>
    <w:rsid w:val="006E1DCE"/>
    <w:rsid w:val="006E1E24"/>
    <w:rsid w:val="006E33CD"/>
    <w:rsid w:val="006E3503"/>
    <w:rsid w:val="006E3A51"/>
    <w:rsid w:val="006E4337"/>
    <w:rsid w:val="006E434B"/>
    <w:rsid w:val="006E47E4"/>
    <w:rsid w:val="006E4920"/>
    <w:rsid w:val="006E4C57"/>
    <w:rsid w:val="006E4CB1"/>
    <w:rsid w:val="006E5354"/>
    <w:rsid w:val="006E5698"/>
    <w:rsid w:val="006E5C4B"/>
    <w:rsid w:val="006E5F83"/>
    <w:rsid w:val="006E68A9"/>
    <w:rsid w:val="006E6D08"/>
    <w:rsid w:val="006E6D89"/>
    <w:rsid w:val="006E75B6"/>
    <w:rsid w:val="006E7DC6"/>
    <w:rsid w:val="006E7F4E"/>
    <w:rsid w:val="006F0A43"/>
    <w:rsid w:val="006F166B"/>
    <w:rsid w:val="006F16B4"/>
    <w:rsid w:val="006F1A72"/>
    <w:rsid w:val="006F1D13"/>
    <w:rsid w:val="006F2093"/>
    <w:rsid w:val="006F20C0"/>
    <w:rsid w:val="006F2241"/>
    <w:rsid w:val="006F2B45"/>
    <w:rsid w:val="006F2D2E"/>
    <w:rsid w:val="006F316B"/>
    <w:rsid w:val="006F4036"/>
    <w:rsid w:val="006F41D3"/>
    <w:rsid w:val="006F4A71"/>
    <w:rsid w:val="006F4A8F"/>
    <w:rsid w:val="006F4D00"/>
    <w:rsid w:val="006F4F6E"/>
    <w:rsid w:val="006F5530"/>
    <w:rsid w:val="006F572C"/>
    <w:rsid w:val="006F5941"/>
    <w:rsid w:val="006F5F09"/>
    <w:rsid w:val="006F6436"/>
    <w:rsid w:val="006F6A7B"/>
    <w:rsid w:val="006F7783"/>
    <w:rsid w:val="006F7C7B"/>
    <w:rsid w:val="006F7FF0"/>
    <w:rsid w:val="007011A8"/>
    <w:rsid w:val="0070152B"/>
    <w:rsid w:val="00701550"/>
    <w:rsid w:val="00702BFF"/>
    <w:rsid w:val="00702FC0"/>
    <w:rsid w:val="0070378F"/>
    <w:rsid w:val="00703841"/>
    <w:rsid w:val="00704608"/>
    <w:rsid w:val="00705D15"/>
    <w:rsid w:val="00706F47"/>
    <w:rsid w:val="00707538"/>
    <w:rsid w:val="00707A43"/>
    <w:rsid w:val="00707F62"/>
    <w:rsid w:val="0071064B"/>
    <w:rsid w:val="007110B9"/>
    <w:rsid w:val="00711190"/>
    <w:rsid w:val="00711536"/>
    <w:rsid w:val="00711EAC"/>
    <w:rsid w:val="00712B93"/>
    <w:rsid w:val="007131FF"/>
    <w:rsid w:val="007133C3"/>
    <w:rsid w:val="0071398F"/>
    <w:rsid w:val="00714626"/>
    <w:rsid w:val="00714E13"/>
    <w:rsid w:val="00715051"/>
    <w:rsid w:val="0071532B"/>
    <w:rsid w:val="00715369"/>
    <w:rsid w:val="00715BFE"/>
    <w:rsid w:val="00715D05"/>
    <w:rsid w:val="00715D7F"/>
    <w:rsid w:val="00716485"/>
    <w:rsid w:val="00716ACA"/>
    <w:rsid w:val="00716CF8"/>
    <w:rsid w:val="00716F6D"/>
    <w:rsid w:val="00717AF3"/>
    <w:rsid w:val="00721051"/>
    <w:rsid w:val="00721361"/>
    <w:rsid w:val="0072237C"/>
    <w:rsid w:val="007227F9"/>
    <w:rsid w:val="0072290F"/>
    <w:rsid w:val="007229E4"/>
    <w:rsid w:val="00722A2F"/>
    <w:rsid w:val="00722F08"/>
    <w:rsid w:val="007237AD"/>
    <w:rsid w:val="0072445A"/>
    <w:rsid w:val="00724636"/>
    <w:rsid w:val="00724721"/>
    <w:rsid w:val="00724794"/>
    <w:rsid w:val="00724837"/>
    <w:rsid w:val="00725CC3"/>
    <w:rsid w:val="00726652"/>
    <w:rsid w:val="00727A1E"/>
    <w:rsid w:val="0073069D"/>
    <w:rsid w:val="00731374"/>
    <w:rsid w:val="00731DDF"/>
    <w:rsid w:val="00732042"/>
    <w:rsid w:val="007320A9"/>
    <w:rsid w:val="00732A84"/>
    <w:rsid w:val="00732A94"/>
    <w:rsid w:val="00732FD8"/>
    <w:rsid w:val="00733425"/>
    <w:rsid w:val="00733BAB"/>
    <w:rsid w:val="00733C7C"/>
    <w:rsid w:val="00733D2E"/>
    <w:rsid w:val="00733DD3"/>
    <w:rsid w:val="0073402F"/>
    <w:rsid w:val="00734710"/>
    <w:rsid w:val="007349FA"/>
    <w:rsid w:val="00734ADA"/>
    <w:rsid w:val="00734C7F"/>
    <w:rsid w:val="00734FD9"/>
    <w:rsid w:val="007351A6"/>
    <w:rsid w:val="007352FF"/>
    <w:rsid w:val="00735E58"/>
    <w:rsid w:val="007361D8"/>
    <w:rsid w:val="007366CE"/>
    <w:rsid w:val="0073686E"/>
    <w:rsid w:val="00737293"/>
    <w:rsid w:val="00737409"/>
    <w:rsid w:val="00737A61"/>
    <w:rsid w:val="00737AEA"/>
    <w:rsid w:val="007401BC"/>
    <w:rsid w:val="007403B4"/>
    <w:rsid w:val="007405AE"/>
    <w:rsid w:val="00740899"/>
    <w:rsid w:val="007408A8"/>
    <w:rsid w:val="0074147D"/>
    <w:rsid w:val="00741552"/>
    <w:rsid w:val="007415C8"/>
    <w:rsid w:val="007415FB"/>
    <w:rsid w:val="0074297B"/>
    <w:rsid w:val="00742FC0"/>
    <w:rsid w:val="007440F5"/>
    <w:rsid w:val="00744CCA"/>
    <w:rsid w:val="0074505C"/>
    <w:rsid w:val="00745153"/>
    <w:rsid w:val="007452CC"/>
    <w:rsid w:val="00745CB4"/>
    <w:rsid w:val="00745EE6"/>
    <w:rsid w:val="007465F5"/>
    <w:rsid w:val="00746A00"/>
    <w:rsid w:val="00746DA1"/>
    <w:rsid w:val="00747540"/>
    <w:rsid w:val="00747679"/>
    <w:rsid w:val="007478BE"/>
    <w:rsid w:val="007505AF"/>
    <w:rsid w:val="00750B47"/>
    <w:rsid w:val="00750D67"/>
    <w:rsid w:val="00750F1A"/>
    <w:rsid w:val="007523EE"/>
    <w:rsid w:val="0075247C"/>
    <w:rsid w:val="007527F2"/>
    <w:rsid w:val="0075315D"/>
    <w:rsid w:val="007532A4"/>
    <w:rsid w:val="0075337C"/>
    <w:rsid w:val="00753578"/>
    <w:rsid w:val="0075387B"/>
    <w:rsid w:val="00753B57"/>
    <w:rsid w:val="00753E34"/>
    <w:rsid w:val="00754C03"/>
    <w:rsid w:val="0075547A"/>
    <w:rsid w:val="00755520"/>
    <w:rsid w:val="00755C60"/>
    <w:rsid w:val="00756B2B"/>
    <w:rsid w:val="00756BFF"/>
    <w:rsid w:val="00756C2B"/>
    <w:rsid w:val="00756CAB"/>
    <w:rsid w:val="00756E79"/>
    <w:rsid w:val="007579F1"/>
    <w:rsid w:val="00757D69"/>
    <w:rsid w:val="00760B3E"/>
    <w:rsid w:val="00760D8E"/>
    <w:rsid w:val="007615AF"/>
    <w:rsid w:val="00761659"/>
    <w:rsid w:val="00762377"/>
    <w:rsid w:val="0076244D"/>
    <w:rsid w:val="007637DA"/>
    <w:rsid w:val="0076398E"/>
    <w:rsid w:val="00763BA8"/>
    <w:rsid w:val="0076434F"/>
    <w:rsid w:val="0076473B"/>
    <w:rsid w:val="00764D5F"/>
    <w:rsid w:val="00765153"/>
    <w:rsid w:val="007651D2"/>
    <w:rsid w:val="00765474"/>
    <w:rsid w:val="00765CD6"/>
    <w:rsid w:val="007665A4"/>
    <w:rsid w:val="0076681E"/>
    <w:rsid w:val="00766D56"/>
    <w:rsid w:val="007671AF"/>
    <w:rsid w:val="00767600"/>
    <w:rsid w:val="0076770C"/>
    <w:rsid w:val="00767A05"/>
    <w:rsid w:val="00767E72"/>
    <w:rsid w:val="0077033F"/>
    <w:rsid w:val="00770451"/>
    <w:rsid w:val="007704E3"/>
    <w:rsid w:val="007709ED"/>
    <w:rsid w:val="00770DB0"/>
    <w:rsid w:val="007713F3"/>
    <w:rsid w:val="0077140E"/>
    <w:rsid w:val="007725E2"/>
    <w:rsid w:val="00772709"/>
    <w:rsid w:val="00772853"/>
    <w:rsid w:val="0077307D"/>
    <w:rsid w:val="007732DE"/>
    <w:rsid w:val="007737C3"/>
    <w:rsid w:val="007744A0"/>
    <w:rsid w:val="00774E0A"/>
    <w:rsid w:val="00774EC8"/>
    <w:rsid w:val="00774F17"/>
    <w:rsid w:val="007755E2"/>
    <w:rsid w:val="007756BF"/>
    <w:rsid w:val="00775F43"/>
    <w:rsid w:val="0077633C"/>
    <w:rsid w:val="0077634B"/>
    <w:rsid w:val="00776783"/>
    <w:rsid w:val="00776CEB"/>
    <w:rsid w:val="007773AC"/>
    <w:rsid w:val="00777D2B"/>
    <w:rsid w:val="00780BFE"/>
    <w:rsid w:val="00780CF4"/>
    <w:rsid w:val="00780E9B"/>
    <w:rsid w:val="00781220"/>
    <w:rsid w:val="00782AAC"/>
    <w:rsid w:val="00782EA3"/>
    <w:rsid w:val="00783563"/>
    <w:rsid w:val="007836F5"/>
    <w:rsid w:val="00783EB8"/>
    <w:rsid w:val="0078514F"/>
    <w:rsid w:val="007852F1"/>
    <w:rsid w:val="0078582F"/>
    <w:rsid w:val="007860BB"/>
    <w:rsid w:val="00786402"/>
    <w:rsid w:val="00787B3F"/>
    <w:rsid w:val="00787DAE"/>
    <w:rsid w:val="00787DC0"/>
    <w:rsid w:val="007908F5"/>
    <w:rsid w:val="00790AA8"/>
    <w:rsid w:val="00791534"/>
    <w:rsid w:val="00791618"/>
    <w:rsid w:val="00791C0F"/>
    <w:rsid w:val="00791C8E"/>
    <w:rsid w:val="00791CD7"/>
    <w:rsid w:val="00792274"/>
    <w:rsid w:val="00793488"/>
    <w:rsid w:val="007936BE"/>
    <w:rsid w:val="00795271"/>
    <w:rsid w:val="007955AA"/>
    <w:rsid w:val="00795730"/>
    <w:rsid w:val="0079579D"/>
    <w:rsid w:val="007969D4"/>
    <w:rsid w:val="00797AE8"/>
    <w:rsid w:val="007A026A"/>
    <w:rsid w:val="007A04D5"/>
    <w:rsid w:val="007A065B"/>
    <w:rsid w:val="007A0A5E"/>
    <w:rsid w:val="007A0B2C"/>
    <w:rsid w:val="007A0DA1"/>
    <w:rsid w:val="007A108D"/>
    <w:rsid w:val="007A1233"/>
    <w:rsid w:val="007A1294"/>
    <w:rsid w:val="007A24B2"/>
    <w:rsid w:val="007A277F"/>
    <w:rsid w:val="007A313F"/>
    <w:rsid w:val="007A382F"/>
    <w:rsid w:val="007A3A3B"/>
    <w:rsid w:val="007A3FA0"/>
    <w:rsid w:val="007A3FFF"/>
    <w:rsid w:val="007A469E"/>
    <w:rsid w:val="007A4C66"/>
    <w:rsid w:val="007A5721"/>
    <w:rsid w:val="007A5C98"/>
    <w:rsid w:val="007A5F36"/>
    <w:rsid w:val="007A6112"/>
    <w:rsid w:val="007A682B"/>
    <w:rsid w:val="007A697E"/>
    <w:rsid w:val="007A791C"/>
    <w:rsid w:val="007B04AE"/>
    <w:rsid w:val="007B09CC"/>
    <w:rsid w:val="007B0A92"/>
    <w:rsid w:val="007B0DDA"/>
    <w:rsid w:val="007B0FBD"/>
    <w:rsid w:val="007B209A"/>
    <w:rsid w:val="007B27EA"/>
    <w:rsid w:val="007B2BC8"/>
    <w:rsid w:val="007B317C"/>
    <w:rsid w:val="007B4DBB"/>
    <w:rsid w:val="007B5286"/>
    <w:rsid w:val="007B54B5"/>
    <w:rsid w:val="007B56C4"/>
    <w:rsid w:val="007B5EC8"/>
    <w:rsid w:val="007B64F8"/>
    <w:rsid w:val="007B6EA9"/>
    <w:rsid w:val="007B6FE5"/>
    <w:rsid w:val="007B7682"/>
    <w:rsid w:val="007B78FF"/>
    <w:rsid w:val="007B79BF"/>
    <w:rsid w:val="007C0CC6"/>
    <w:rsid w:val="007C1D55"/>
    <w:rsid w:val="007C23F8"/>
    <w:rsid w:val="007C395A"/>
    <w:rsid w:val="007C3A5D"/>
    <w:rsid w:val="007C3D06"/>
    <w:rsid w:val="007C45ED"/>
    <w:rsid w:val="007C46C6"/>
    <w:rsid w:val="007C4BDC"/>
    <w:rsid w:val="007C4F09"/>
    <w:rsid w:val="007C4F37"/>
    <w:rsid w:val="007C50BE"/>
    <w:rsid w:val="007C5269"/>
    <w:rsid w:val="007C531C"/>
    <w:rsid w:val="007C5810"/>
    <w:rsid w:val="007C59AA"/>
    <w:rsid w:val="007C5E33"/>
    <w:rsid w:val="007C667C"/>
    <w:rsid w:val="007C6BED"/>
    <w:rsid w:val="007C71A9"/>
    <w:rsid w:val="007C781B"/>
    <w:rsid w:val="007C7941"/>
    <w:rsid w:val="007C7BE5"/>
    <w:rsid w:val="007C7E2F"/>
    <w:rsid w:val="007C7EA3"/>
    <w:rsid w:val="007D0AEF"/>
    <w:rsid w:val="007D0CBC"/>
    <w:rsid w:val="007D19CF"/>
    <w:rsid w:val="007D1B0E"/>
    <w:rsid w:val="007D293D"/>
    <w:rsid w:val="007D2CCF"/>
    <w:rsid w:val="007D3113"/>
    <w:rsid w:val="007D31BD"/>
    <w:rsid w:val="007D341D"/>
    <w:rsid w:val="007D40A5"/>
    <w:rsid w:val="007D4226"/>
    <w:rsid w:val="007D49F9"/>
    <w:rsid w:val="007D5079"/>
    <w:rsid w:val="007D55CB"/>
    <w:rsid w:val="007D585A"/>
    <w:rsid w:val="007D5905"/>
    <w:rsid w:val="007D5D95"/>
    <w:rsid w:val="007D69F3"/>
    <w:rsid w:val="007D6AB7"/>
    <w:rsid w:val="007D73CE"/>
    <w:rsid w:val="007D791D"/>
    <w:rsid w:val="007E0824"/>
    <w:rsid w:val="007E0C65"/>
    <w:rsid w:val="007E0D34"/>
    <w:rsid w:val="007E119F"/>
    <w:rsid w:val="007E1849"/>
    <w:rsid w:val="007E1A9A"/>
    <w:rsid w:val="007E1DC2"/>
    <w:rsid w:val="007E20DD"/>
    <w:rsid w:val="007E2C76"/>
    <w:rsid w:val="007E2DF0"/>
    <w:rsid w:val="007E3039"/>
    <w:rsid w:val="007E347C"/>
    <w:rsid w:val="007E3572"/>
    <w:rsid w:val="007E39CF"/>
    <w:rsid w:val="007E3D96"/>
    <w:rsid w:val="007E3E8C"/>
    <w:rsid w:val="007E401E"/>
    <w:rsid w:val="007E480D"/>
    <w:rsid w:val="007E56A5"/>
    <w:rsid w:val="007E56CA"/>
    <w:rsid w:val="007E5D29"/>
    <w:rsid w:val="007E6DD0"/>
    <w:rsid w:val="007E7A53"/>
    <w:rsid w:val="007E7C26"/>
    <w:rsid w:val="007E7D24"/>
    <w:rsid w:val="007E7D6D"/>
    <w:rsid w:val="007E7DC4"/>
    <w:rsid w:val="007F0C10"/>
    <w:rsid w:val="007F0DA3"/>
    <w:rsid w:val="007F12E4"/>
    <w:rsid w:val="007F1A48"/>
    <w:rsid w:val="007F1D13"/>
    <w:rsid w:val="007F2385"/>
    <w:rsid w:val="007F2533"/>
    <w:rsid w:val="007F29CC"/>
    <w:rsid w:val="007F2C01"/>
    <w:rsid w:val="007F2FD6"/>
    <w:rsid w:val="007F3682"/>
    <w:rsid w:val="007F3BC5"/>
    <w:rsid w:val="007F3E9E"/>
    <w:rsid w:val="007F45C6"/>
    <w:rsid w:val="007F4B4B"/>
    <w:rsid w:val="007F4F30"/>
    <w:rsid w:val="007F50B8"/>
    <w:rsid w:val="007F5187"/>
    <w:rsid w:val="007F56C1"/>
    <w:rsid w:val="007F5824"/>
    <w:rsid w:val="007F5A7C"/>
    <w:rsid w:val="007F7399"/>
    <w:rsid w:val="007F789E"/>
    <w:rsid w:val="007F7B34"/>
    <w:rsid w:val="007F7F35"/>
    <w:rsid w:val="00800106"/>
    <w:rsid w:val="00800FCC"/>
    <w:rsid w:val="008014D4"/>
    <w:rsid w:val="0080191B"/>
    <w:rsid w:val="00801B19"/>
    <w:rsid w:val="00802B17"/>
    <w:rsid w:val="00802B43"/>
    <w:rsid w:val="0080344E"/>
    <w:rsid w:val="00803470"/>
    <w:rsid w:val="008038E7"/>
    <w:rsid w:val="00803F04"/>
    <w:rsid w:val="00804639"/>
    <w:rsid w:val="00804E62"/>
    <w:rsid w:val="00804F9C"/>
    <w:rsid w:val="00804FDF"/>
    <w:rsid w:val="00805074"/>
    <w:rsid w:val="008054F2"/>
    <w:rsid w:val="008056DD"/>
    <w:rsid w:val="0080581D"/>
    <w:rsid w:val="00805823"/>
    <w:rsid w:val="00806441"/>
    <w:rsid w:val="0080699B"/>
    <w:rsid w:val="00806AD3"/>
    <w:rsid w:val="00806B4C"/>
    <w:rsid w:val="00806D21"/>
    <w:rsid w:val="0080700E"/>
    <w:rsid w:val="00807750"/>
    <w:rsid w:val="00807968"/>
    <w:rsid w:val="00807CF1"/>
    <w:rsid w:val="008102B1"/>
    <w:rsid w:val="008106AB"/>
    <w:rsid w:val="00810E17"/>
    <w:rsid w:val="0081152B"/>
    <w:rsid w:val="0081158B"/>
    <w:rsid w:val="0081313A"/>
    <w:rsid w:val="00813343"/>
    <w:rsid w:val="008135DB"/>
    <w:rsid w:val="00813FA3"/>
    <w:rsid w:val="008148F1"/>
    <w:rsid w:val="00814A08"/>
    <w:rsid w:val="00815A32"/>
    <w:rsid w:val="00815DD9"/>
    <w:rsid w:val="00815EFE"/>
    <w:rsid w:val="008163D5"/>
    <w:rsid w:val="008204F4"/>
    <w:rsid w:val="00820BE2"/>
    <w:rsid w:val="00820C91"/>
    <w:rsid w:val="008214CD"/>
    <w:rsid w:val="00821684"/>
    <w:rsid w:val="008219DF"/>
    <w:rsid w:val="00821E53"/>
    <w:rsid w:val="0082279F"/>
    <w:rsid w:val="00822DEB"/>
    <w:rsid w:val="008244A1"/>
    <w:rsid w:val="0082463E"/>
    <w:rsid w:val="008247A8"/>
    <w:rsid w:val="0082495A"/>
    <w:rsid w:val="008249B8"/>
    <w:rsid w:val="008252A5"/>
    <w:rsid w:val="008259A3"/>
    <w:rsid w:val="00825CCD"/>
    <w:rsid w:val="00826D17"/>
    <w:rsid w:val="00826EB7"/>
    <w:rsid w:val="00827324"/>
    <w:rsid w:val="00827625"/>
    <w:rsid w:val="00827D47"/>
    <w:rsid w:val="00827F3B"/>
    <w:rsid w:val="008300C6"/>
    <w:rsid w:val="00830432"/>
    <w:rsid w:val="0083068E"/>
    <w:rsid w:val="008309FF"/>
    <w:rsid w:val="00830F28"/>
    <w:rsid w:val="008313F2"/>
    <w:rsid w:val="00831562"/>
    <w:rsid w:val="00831F85"/>
    <w:rsid w:val="008321CA"/>
    <w:rsid w:val="00832AE2"/>
    <w:rsid w:val="00832BE9"/>
    <w:rsid w:val="00833245"/>
    <w:rsid w:val="00833284"/>
    <w:rsid w:val="00833AF8"/>
    <w:rsid w:val="00834648"/>
    <w:rsid w:val="008349D3"/>
    <w:rsid w:val="0083547F"/>
    <w:rsid w:val="00835B55"/>
    <w:rsid w:val="00835D18"/>
    <w:rsid w:val="00835E70"/>
    <w:rsid w:val="00836D58"/>
    <w:rsid w:val="008409A4"/>
    <w:rsid w:val="00840F78"/>
    <w:rsid w:val="008414AC"/>
    <w:rsid w:val="008421ED"/>
    <w:rsid w:val="00842224"/>
    <w:rsid w:val="008425BC"/>
    <w:rsid w:val="00842852"/>
    <w:rsid w:val="00842A5E"/>
    <w:rsid w:val="00843192"/>
    <w:rsid w:val="00843DBD"/>
    <w:rsid w:val="00844605"/>
    <w:rsid w:val="008452A5"/>
    <w:rsid w:val="0084566E"/>
    <w:rsid w:val="008459A0"/>
    <w:rsid w:val="00845E47"/>
    <w:rsid w:val="00846E4C"/>
    <w:rsid w:val="00847472"/>
    <w:rsid w:val="008474D8"/>
    <w:rsid w:val="00847586"/>
    <w:rsid w:val="00847A25"/>
    <w:rsid w:val="00850EC6"/>
    <w:rsid w:val="008517A9"/>
    <w:rsid w:val="00852572"/>
    <w:rsid w:val="0085268B"/>
    <w:rsid w:val="00852B22"/>
    <w:rsid w:val="00853144"/>
    <w:rsid w:val="00853362"/>
    <w:rsid w:val="008536F0"/>
    <w:rsid w:val="008537A6"/>
    <w:rsid w:val="008540B1"/>
    <w:rsid w:val="008544B2"/>
    <w:rsid w:val="0085474B"/>
    <w:rsid w:val="00854D30"/>
    <w:rsid w:val="00857422"/>
    <w:rsid w:val="00857475"/>
    <w:rsid w:val="008574F3"/>
    <w:rsid w:val="00857521"/>
    <w:rsid w:val="00857C90"/>
    <w:rsid w:val="00857EED"/>
    <w:rsid w:val="00860580"/>
    <w:rsid w:val="00860F84"/>
    <w:rsid w:val="00860FB4"/>
    <w:rsid w:val="00861BF1"/>
    <w:rsid w:val="00861C5F"/>
    <w:rsid w:val="00862A07"/>
    <w:rsid w:val="00862CCE"/>
    <w:rsid w:val="0086308A"/>
    <w:rsid w:val="008635C1"/>
    <w:rsid w:val="008639D4"/>
    <w:rsid w:val="00864252"/>
    <w:rsid w:val="0086496F"/>
    <w:rsid w:val="008649B8"/>
    <w:rsid w:val="00864D59"/>
    <w:rsid w:val="00864F5F"/>
    <w:rsid w:val="00865157"/>
    <w:rsid w:val="008651C7"/>
    <w:rsid w:val="0086640D"/>
    <w:rsid w:val="00867738"/>
    <w:rsid w:val="00870CF5"/>
    <w:rsid w:val="00871CBE"/>
    <w:rsid w:val="00871FA8"/>
    <w:rsid w:val="00872232"/>
    <w:rsid w:val="00872D65"/>
    <w:rsid w:val="00873153"/>
    <w:rsid w:val="00873420"/>
    <w:rsid w:val="0087397A"/>
    <w:rsid w:val="00873A90"/>
    <w:rsid w:val="00873BE9"/>
    <w:rsid w:val="00873C4D"/>
    <w:rsid w:val="00873D0C"/>
    <w:rsid w:val="00874F64"/>
    <w:rsid w:val="008750C9"/>
    <w:rsid w:val="00875264"/>
    <w:rsid w:val="00875301"/>
    <w:rsid w:val="0087536F"/>
    <w:rsid w:val="00875961"/>
    <w:rsid w:val="00876955"/>
    <w:rsid w:val="00876C7B"/>
    <w:rsid w:val="00876DB0"/>
    <w:rsid w:val="00876DE7"/>
    <w:rsid w:val="00877093"/>
    <w:rsid w:val="0087758E"/>
    <w:rsid w:val="0088083C"/>
    <w:rsid w:val="00880C4E"/>
    <w:rsid w:val="00881466"/>
    <w:rsid w:val="008831DF"/>
    <w:rsid w:val="00883A40"/>
    <w:rsid w:val="00883DE0"/>
    <w:rsid w:val="00883F38"/>
    <w:rsid w:val="008840B4"/>
    <w:rsid w:val="0088485B"/>
    <w:rsid w:val="00885283"/>
    <w:rsid w:val="0088543E"/>
    <w:rsid w:val="00885526"/>
    <w:rsid w:val="00885830"/>
    <w:rsid w:val="00885B3F"/>
    <w:rsid w:val="00886871"/>
    <w:rsid w:val="00886AB7"/>
    <w:rsid w:val="008872B7"/>
    <w:rsid w:val="0088767E"/>
    <w:rsid w:val="00887A1D"/>
    <w:rsid w:val="00887C83"/>
    <w:rsid w:val="008900EA"/>
    <w:rsid w:val="0089098E"/>
    <w:rsid w:val="00892517"/>
    <w:rsid w:val="00892C81"/>
    <w:rsid w:val="00892F57"/>
    <w:rsid w:val="00893213"/>
    <w:rsid w:val="00894041"/>
    <w:rsid w:val="00894398"/>
    <w:rsid w:val="008944C9"/>
    <w:rsid w:val="0089492E"/>
    <w:rsid w:val="00894DB4"/>
    <w:rsid w:val="00894EDF"/>
    <w:rsid w:val="0089606B"/>
    <w:rsid w:val="00896342"/>
    <w:rsid w:val="00896E44"/>
    <w:rsid w:val="00897280"/>
    <w:rsid w:val="008978B9"/>
    <w:rsid w:val="00897DF0"/>
    <w:rsid w:val="008A0048"/>
    <w:rsid w:val="008A0C9B"/>
    <w:rsid w:val="008A1140"/>
    <w:rsid w:val="008A123F"/>
    <w:rsid w:val="008A183B"/>
    <w:rsid w:val="008A1A50"/>
    <w:rsid w:val="008A2B66"/>
    <w:rsid w:val="008A2E1A"/>
    <w:rsid w:val="008A2EB9"/>
    <w:rsid w:val="008A2F4F"/>
    <w:rsid w:val="008A3C9B"/>
    <w:rsid w:val="008A3CBD"/>
    <w:rsid w:val="008A400E"/>
    <w:rsid w:val="008A41EF"/>
    <w:rsid w:val="008A4546"/>
    <w:rsid w:val="008A54C2"/>
    <w:rsid w:val="008A55F8"/>
    <w:rsid w:val="008A57AF"/>
    <w:rsid w:val="008A5C42"/>
    <w:rsid w:val="008A6C90"/>
    <w:rsid w:val="008A6F31"/>
    <w:rsid w:val="008A7358"/>
    <w:rsid w:val="008B0ABD"/>
    <w:rsid w:val="008B0F20"/>
    <w:rsid w:val="008B10A8"/>
    <w:rsid w:val="008B1A5E"/>
    <w:rsid w:val="008B20A9"/>
    <w:rsid w:val="008B2B3A"/>
    <w:rsid w:val="008B2C26"/>
    <w:rsid w:val="008B30DE"/>
    <w:rsid w:val="008B3254"/>
    <w:rsid w:val="008B3851"/>
    <w:rsid w:val="008B5D15"/>
    <w:rsid w:val="008B5FC4"/>
    <w:rsid w:val="008B72E1"/>
    <w:rsid w:val="008B74A6"/>
    <w:rsid w:val="008B7D26"/>
    <w:rsid w:val="008B7E38"/>
    <w:rsid w:val="008C164E"/>
    <w:rsid w:val="008C173B"/>
    <w:rsid w:val="008C1C29"/>
    <w:rsid w:val="008C23D5"/>
    <w:rsid w:val="008C23F4"/>
    <w:rsid w:val="008C2649"/>
    <w:rsid w:val="008C2713"/>
    <w:rsid w:val="008C3C16"/>
    <w:rsid w:val="008C3F0A"/>
    <w:rsid w:val="008C41BD"/>
    <w:rsid w:val="008C5279"/>
    <w:rsid w:val="008C5AEC"/>
    <w:rsid w:val="008C6515"/>
    <w:rsid w:val="008C67A1"/>
    <w:rsid w:val="008C71CA"/>
    <w:rsid w:val="008D03B9"/>
    <w:rsid w:val="008D03C6"/>
    <w:rsid w:val="008D0ECD"/>
    <w:rsid w:val="008D133F"/>
    <w:rsid w:val="008D1726"/>
    <w:rsid w:val="008D192D"/>
    <w:rsid w:val="008D1AA7"/>
    <w:rsid w:val="008D1B02"/>
    <w:rsid w:val="008D259E"/>
    <w:rsid w:val="008D2C61"/>
    <w:rsid w:val="008D2C63"/>
    <w:rsid w:val="008D30F5"/>
    <w:rsid w:val="008D3166"/>
    <w:rsid w:val="008D32D2"/>
    <w:rsid w:val="008D4DC8"/>
    <w:rsid w:val="008D4E0A"/>
    <w:rsid w:val="008D5191"/>
    <w:rsid w:val="008D57F0"/>
    <w:rsid w:val="008D5E6C"/>
    <w:rsid w:val="008D6D27"/>
    <w:rsid w:val="008D6DCD"/>
    <w:rsid w:val="008D77A7"/>
    <w:rsid w:val="008D7816"/>
    <w:rsid w:val="008E0097"/>
    <w:rsid w:val="008E0365"/>
    <w:rsid w:val="008E10D1"/>
    <w:rsid w:val="008E16CC"/>
    <w:rsid w:val="008E172F"/>
    <w:rsid w:val="008E1DBB"/>
    <w:rsid w:val="008E2119"/>
    <w:rsid w:val="008E2401"/>
    <w:rsid w:val="008E244F"/>
    <w:rsid w:val="008E2B3B"/>
    <w:rsid w:val="008E31FF"/>
    <w:rsid w:val="008E378D"/>
    <w:rsid w:val="008E3995"/>
    <w:rsid w:val="008E3EB3"/>
    <w:rsid w:val="008E3FE8"/>
    <w:rsid w:val="008E4086"/>
    <w:rsid w:val="008E4694"/>
    <w:rsid w:val="008E4DDA"/>
    <w:rsid w:val="008E4E53"/>
    <w:rsid w:val="008E5286"/>
    <w:rsid w:val="008E5418"/>
    <w:rsid w:val="008E5666"/>
    <w:rsid w:val="008E6683"/>
    <w:rsid w:val="008E6C91"/>
    <w:rsid w:val="008E6D7C"/>
    <w:rsid w:val="008E711A"/>
    <w:rsid w:val="008E74D8"/>
    <w:rsid w:val="008E7D8B"/>
    <w:rsid w:val="008F0365"/>
    <w:rsid w:val="008F056B"/>
    <w:rsid w:val="008F14F6"/>
    <w:rsid w:val="008F18F2"/>
    <w:rsid w:val="008F1949"/>
    <w:rsid w:val="008F1EDB"/>
    <w:rsid w:val="008F22F0"/>
    <w:rsid w:val="008F2674"/>
    <w:rsid w:val="008F26EC"/>
    <w:rsid w:val="008F270C"/>
    <w:rsid w:val="008F2D83"/>
    <w:rsid w:val="008F2F9A"/>
    <w:rsid w:val="008F33A3"/>
    <w:rsid w:val="008F3435"/>
    <w:rsid w:val="008F397C"/>
    <w:rsid w:val="008F45AF"/>
    <w:rsid w:val="008F4FD9"/>
    <w:rsid w:val="008F623B"/>
    <w:rsid w:val="008F667E"/>
    <w:rsid w:val="008F66ED"/>
    <w:rsid w:val="008F7C5A"/>
    <w:rsid w:val="008F7D27"/>
    <w:rsid w:val="00901058"/>
    <w:rsid w:val="0090149F"/>
    <w:rsid w:val="00901830"/>
    <w:rsid w:val="009019D0"/>
    <w:rsid w:val="00902BBC"/>
    <w:rsid w:val="00902E84"/>
    <w:rsid w:val="009030C1"/>
    <w:rsid w:val="00903150"/>
    <w:rsid w:val="0090322E"/>
    <w:rsid w:val="009033E8"/>
    <w:rsid w:val="00903E7D"/>
    <w:rsid w:val="00903F6F"/>
    <w:rsid w:val="009041B4"/>
    <w:rsid w:val="0090431D"/>
    <w:rsid w:val="009043EF"/>
    <w:rsid w:val="00904542"/>
    <w:rsid w:val="0090493F"/>
    <w:rsid w:val="00904D55"/>
    <w:rsid w:val="009054FB"/>
    <w:rsid w:val="00905B75"/>
    <w:rsid w:val="00906206"/>
    <w:rsid w:val="009069DF"/>
    <w:rsid w:val="00906EF3"/>
    <w:rsid w:val="009072C6"/>
    <w:rsid w:val="009072EC"/>
    <w:rsid w:val="00907608"/>
    <w:rsid w:val="00907ECC"/>
    <w:rsid w:val="00910C02"/>
    <w:rsid w:val="0091139D"/>
    <w:rsid w:val="00911664"/>
    <w:rsid w:val="009118EA"/>
    <w:rsid w:val="00913029"/>
    <w:rsid w:val="00913534"/>
    <w:rsid w:val="00913C10"/>
    <w:rsid w:val="00914299"/>
    <w:rsid w:val="00914724"/>
    <w:rsid w:val="00914CBE"/>
    <w:rsid w:val="00915342"/>
    <w:rsid w:val="009156CA"/>
    <w:rsid w:val="00915888"/>
    <w:rsid w:val="0091589E"/>
    <w:rsid w:val="00915C42"/>
    <w:rsid w:val="009161EC"/>
    <w:rsid w:val="00916823"/>
    <w:rsid w:val="00916904"/>
    <w:rsid w:val="00917713"/>
    <w:rsid w:val="00917B43"/>
    <w:rsid w:val="00917E71"/>
    <w:rsid w:val="00921554"/>
    <w:rsid w:val="0092191B"/>
    <w:rsid w:val="00921DB7"/>
    <w:rsid w:val="00921FAB"/>
    <w:rsid w:val="009222E1"/>
    <w:rsid w:val="0092262E"/>
    <w:rsid w:val="00922FC7"/>
    <w:rsid w:val="0092314B"/>
    <w:rsid w:val="00923E9E"/>
    <w:rsid w:val="00924165"/>
    <w:rsid w:val="009246D0"/>
    <w:rsid w:val="0092480F"/>
    <w:rsid w:val="00924E12"/>
    <w:rsid w:val="00925A0D"/>
    <w:rsid w:val="00925D9B"/>
    <w:rsid w:val="00926283"/>
    <w:rsid w:val="0092638A"/>
    <w:rsid w:val="00926574"/>
    <w:rsid w:val="00926995"/>
    <w:rsid w:val="00926AE0"/>
    <w:rsid w:val="00926D78"/>
    <w:rsid w:val="00926F71"/>
    <w:rsid w:val="0092736B"/>
    <w:rsid w:val="00927F45"/>
    <w:rsid w:val="009311F6"/>
    <w:rsid w:val="009314A0"/>
    <w:rsid w:val="009332F2"/>
    <w:rsid w:val="009334DE"/>
    <w:rsid w:val="00933722"/>
    <w:rsid w:val="00933E39"/>
    <w:rsid w:val="009340B2"/>
    <w:rsid w:val="0093456F"/>
    <w:rsid w:val="0093479D"/>
    <w:rsid w:val="009352C0"/>
    <w:rsid w:val="009352F1"/>
    <w:rsid w:val="0093543F"/>
    <w:rsid w:val="00935704"/>
    <w:rsid w:val="00935AF2"/>
    <w:rsid w:val="00935B34"/>
    <w:rsid w:val="00935EEB"/>
    <w:rsid w:val="00936743"/>
    <w:rsid w:val="00936830"/>
    <w:rsid w:val="00936C93"/>
    <w:rsid w:val="00936F00"/>
    <w:rsid w:val="0093745C"/>
    <w:rsid w:val="009376AB"/>
    <w:rsid w:val="00937FBB"/>
    <w:rsid w:val="00940465"/>
    <w:rsid w:val="00940BF5"/>
    <w:rsid w:val="00941243"/>
    <w:rsid w:val="00941296"/>
    <w:rsid w:val="009417F3"/>
    <w:rsid w:val="00941ACA"/>
    <w:rsid w:val="0094230D"/>
    <w:rsid w:val="0094358B"/>
    <w:rsid w:val="00943B7A"/>
    <w:rsid w:val="00943BD0"/>
    <w:rsid w:val="00943C14"/>
    <w:rsid w:val="00943D1E"/>
    <w:rsid w:val="00943EF7"/>
    <w:rsid w:val="009446F4"/>
    <w:rsid w:val="009450E0"/>
    <w:rsid w:val="0094577C"/>
    <w:rsid w:val="00945802"/>
    <w:rsid w:val="00945CA7"/>
    <w:rsid w:val="00945E33"/>
    <w:rsid w:val="00946034"/>
    <w:rsid w:val="00946DAD"/>
    <w:rsid w:val="00946E96"/>
    <w:rsid w:val="0094767C"/>
    <w:rsid w:val="0094772D"/>
    <w:rsid w:val="009479D9"/>
    <w:rsid w:val="009502FB"/>
    <w:rsid w:val="00950536"/>
    <w:rsid w:val="0095068C"/>
    <w:rsid w:val="00950B6E"/>
    <w:rsid w:val="00950F1C"/>
    <w:rsid w:val="00951446"/>
    <w:rsid w:val="009515E1"/>
    <w:rsid w:val="009523D6"/>
    <w:rsid w:val="009528F7"/>
    <w:rsid w:val="009533BC"/>
    <w:rsid w:val="00953585"/>
    <w:rsid w:val="0095374E"/>
    <w:rsid w:val="00953FEE"/>
    <w:rsid w:val="009541A3"/>
    <w:rsid w:val="0095483E"/>
    <w:rsid w:val="00955534"/>
    <w:rsid w:val="00955AED"/>
    <w:rsid w:val="0095615C"/>
    <w:rsid w:val="009563A1"/>
    <w:rsid w:val="00956766"/>
    <w:rsid w:val="00957CD1"/>
    <w:rsid w:val="009600DA"/>
    <w:rsid w:val="009606B5"/>
    <w:rsid w:val="00960723"/>
    <w:rsid w:val="00960D93"/>
    <w:rsid w:val="00961415"/>
    <w:rsid w:val="00961FC3"/>
    <w:rsid w:val="009623D3"/>
    <w:rsid w:val="009625D5"/>
    <w:rsid w:val="009628D2"/>
    <w:rsid w:val="00962C97"/>
    <w:rsid w:val="00962DE1"/>
    <w:rsid w:val="00962FC2"/>
    <w:rsid w:val="00963DD5"/>
    <w:rsid w:val="00964072"/>
    <w:rsid w:val="009640CF"/>
    <w:rsid w:val="00964583"/>
    <w:rsid w:val="0096500B"/>
    <w:rsid w:val="00965532"/>
    <w:rsid w:val="00965D71"/>
    <w:rsid w:val="00966037"/>
    <w:rsid w:val="009661CF"/>
    <w:rsid w:val="0096640F"/>
    <w:rsid w:val="009665AA"/>
    <w:rsid w:val="009668C2"/>
    <w:rsid w:val="0096759D"/>
    <w:rsid w:val="00967DCF"/>
    <w:rsid w:val="00970005"/>
    <w:rsid w:val="009700D1"/>
    <w:rsid w:val="0097083E"/>
    <w:rsid w:val="00970958"/>
    <w:rsid w:val="00970A8F"/>
    <w:rsid w:val="00970D05"/>
    <w:rsid w:val="009716E1"/>
    <w:rsid w:val="009717D2"/>
    <w:rsid w:val="0097185A"/>
    <w:rsid w:val="009726AF"/>
    <w:rsid w:val="00972EEA"/>
    <w:rsid w:val="0097316D"/>
    <w:rsid w:val="0097340F"/>
    <w:rsid w:val="00973B98"/>
    <w:rsid w:val="00973CE2"/>
    <w:rsid w:val="00973F62"/>
    <w:rsid w:val="0097491F"/>
    <w:rsid w:val="00975F12"/>
    <w:rsid w:val="0097670C"/>
    <w:rsid w:val="009775A6"/>
    <w:rsid w:val="009779C5"/>
    <w:rsid w:val="00977A41"/>
    <w:rsid w:val="00977F99"/>
    <w:rsid w:val="00979931"/>
    <w:rsid w:val="0098021D"/>
    <w:rsid w:val="00980EB6"/>
    <w:rsid w:val="00981090"/>
    <w:rsid w:val="0098164B"/>
    <w:rsid w:val="00981733"/>
    <w:rsid w:val="00981C14"/>
    <w:rsid w:val="009824F0"/>
    <w:rsid w:val="00983254"/>
    <w:rsid w:val="009837BB"/>
    <w:rsid w:val="0098402F"/>
    <w:rsid w:val="009848A8"/>
    <w:rsid w:val="00984A31"/>
    <w:rsid w:val="00984B6F"/>
    <w:rsid w:val="00985B13"/>
    <w:rsid w:val="00985C75"/>
    <w:rsid w:val="0098627A"/>
    <w:rsid w:val="0098652F"/>
    <w:rsid w:val="00986A8C"/>
    <w:rsid w:val="00986BF8"/>
    <w:rsid w:val="009870B3"/>
    <w:rsid w:val="009874D5"/>
    <w:rsid w:val="00987D7A"/>
    <w:rsid w:val="00987E18"/>
    <w:rsid w:val="00990322"/>
    <w:rsid w:val="0099075F"/>
    <w:rsid w:val="00990DA9"/>
    <w:rsid w:val="00990FD5"/>
    <w:rsid w:val="0099160D"/>
    <w:rsid w:val="00991BBF"/>
    <w:rsid w:val="00992B99"/>
    <w:rsid w:val="0099340B"/>
    <w:rsid w:val="0099394F"/>
    <w:rsid w:val="00993A09"/>
    <w:rsid w:val="00993D6A"/>
    <w:rsid w:val="00994432"/>
    <w:rsid w:val="00994C40"/>
    <w:rsid w:val="00995C03"/>
    <w:rsid w:val="0099602F"/>
    <w:rsid w:val="00996278"/>
    <w:rsid w:val="009966B0"/>
    <w:rsid w:val="00996B01"/>
    <w:rsid w:val="00996CBF"/>
    <w:rsid w:val="00996DFF"/>
    <w:rsid w:val="0099717C"/>
    <w:rsid w:val="00997183"/>
    <w:rsid w:val="00997C49"/>
    <w:rsid w:val="009A013F"/>
    <w:rsid w:val="009A0333"/>
    <w:rsid w:val="009A10F3"/>
    <w:rsid w:val="009A125F"/>
    <w:rsid w:val="009A15CE"/>
    <w:rsid w:val="009A220F"/>
    <w:rsid w:val="009A2C37"/>
    <w:rsid w:val="009A2D8C"/>
    <w:rsid w:val="009A37CE"/>
    <w:rsid w:val="009A479F"/>
    <w:rsid w:val="009A4D01"/>
    <w:rsid w:val="009A5005"/>
    <w:rsid w:val="009A59A9"/>
    <w:rsid w:val="009A5EC2"/>
    <w:rsid w:val="009A6676"/>
    <w:rsid w:val="009A6F6D"/>
    <w:rsid w:val="009A7235"/>
    <w:rsid w:val="009A7443"/>
    <w:rsid w:val="009A7747"/>
    <w:rsid w:val="009A7B6D"/>
    <w:rsid w:val="009A7C10"/>
    <w:rsid w:val="009B00C8"/>
    <w:rsid w:val="009B0167"/>
    <w:rsid w:val="009B01C2"/>
    <w:rsid w:val="009B0219"/>
    <w:rsid w:val="009B03B4"/>
    <w:rsid w:val="009B0534"/>
    <w:rsid w:val="009B0AE2"/>
    <w:rsid w:val="009B12B6"/>
    <w:rsid w:val="009B1A60"/>
    <w:rsid w:val="009B1F4A"/>
    <w:rsid w:val="009B21D6"/>
    <w:rsid w:val="009B22D1"/>
    <w:rsid w:val="009B2839"/>
    <w:rsid w:val="009B28E9"/>
    <w:rsid w:val="009B2C76"/>
    <w:rsid w:val="009B3380"/>
    <w:rsid w:val="009B3629"/>
    <w:rsid w:val="009B3760"/>
    <w:rsid w:val="009B3C18"/>
    <w:rsid w:val="009B3D64"/>
    <w:rsid w:val="009B3E1B"/>
    <w:rsid w:val="009B3F77"/>
    <w:rsid w:val="009B41D5"/>
    <w:rsid w:val="009B4273"/>
    <w:rsid w:val="009B4469"/>
    <w:rsid w:val="009B4683"/>
    <w:rsid w:val="009B47B8"/>
    <w:rsid w:val="009B4CA0"/>
    <w:rsid w:val="009B5199"/>
    <w:rsid w:val="009B5553"/>
    <w:rsid w:val="009B5573"/>
    <w:rsid w:val="009B5727"/>
    <w:rsid w:val="009B6A14"/>
    <w:rsid w:val="009B6B49"/>
    <w:rsid w:val="009B7198"/>
    <w:rsid w:val="009B7D57"/>
    <w:rsid w:val="009C03D8"/>
    <w:rsid w:val="009C05FE"/>
    <w:rsid w:val="009C0CF9"/>
    <w:rsid w:val="009C1911"/>
    <w:rsid w:val="009C1B2E"/>
    <w:rsid w:val="009C26B3"/>
    <w:rsid w:val="009C29BB"/>
    <w:rsid w:val="009C2A89"/>
    <w:rsid w:val="009C2BAF"/>
    <w:rsid w:val="009C2F91"/>
    <w:rsid w:val="009C3C39"/>
    <w:rsid w:val="009C5687"/>
    <w:rsid w:val="009C5834"/>
    <w:rsid w:val="009C62A8"/>
    <w:rsid w:val="009C665E"/>
    <w:rsid w:val="009C666B"/>
    <w:rsid w:val="009C7048"/>
    <w:rsid w:val="009C730D"/>
    <w:rsid w:val="009C7475"/>
    <w:rsid w:val="009C78CD"/>
    <w:rsid w:val="009D052D"/>
    <w:rsid w:val="009D0531"/>
    <w:rsid w:val="009D0709"/>
    <w:rsid w:val="009D1000"/>
    <w:rsid w:val="009D1083"/>
    <w:rsid w:val="009D1093"/>
    <w:rsid w:val="009D28D2"/>
    <w:rsid w:val="009D2C70"/>
    <w:rsid w:val="009D3049"/>
    <w:rsid w:val="009D318B"/>
    <w:rsid w:val="009D32A3"/>
    <w:rsid w:val="009D3840"/>
    <w:rsid w:val="009D43C2"/>
    <w:rsid w:val="009D4B30"/>
    <w:rsid w:val="009D5035"/>
    <w:rsid w:val="009D5420"/>
    <w:rsid w:val="009D5555"/>
    <w:rsid w:val="009D5DDF"/>
    <w:rsid w:val="009D5EA9"/>
    <w:rsid w:val="009D60DC"/>
    <w:rsid w:val="009D60E4"/>
    <w:rsid w:val="009D6668"/>
    <w:rsid w:val="009D70B1"/>
    <w:rsid w:val="009D718B"/>
    <w:rsid w:val="009E03E5"/>
    <w:rsid w:val="009E0D94"/>
    <w:rsid w:val="009E11D5"/>
    <w:rsid w:val="009E18D3"/>
    <w:rsid w:val="009E2188"/>
    <w:rsid w:val="009E2981"/>
    <w:rsid w:val="009E2A19"/>
    <w:rsid w:val="009E2F8B"/>
    <w:rsid w:val="009E34B6"/>
    <w:rsid w:val="009E3F95"/>
    <w:rsid w:val="009E4669"/>
    <w:rsid w:val="009E46DE"/>
    <w:rsid w:val="009E4DBB"/>
    <w:rsid w:val="009E4EAE"/>
    <w:rsid w:val="009E5538"/>
    <w:rsid w:val="009E60DB"/>
    <w:rsid w:val="009E62CF"/>
    <w:rsid w:val="009E6A1E"/>
    <w:rsid w:val="009E7106"/>
    <w:rsid w:val="009E71E2"/>
    <w:rsid w:val="009E7672"/>
    <w:rsid w:val="009F00CE"/>
    <w:rsid w:val="009F057B"/>
    <w:rsid w:val="009F0AF3"/>
    <w:rsid w:val="009F1A42"/>
    <w:rsid w:val="009F26C8"/>
    <w:rsid w:val="009F26E7"/>
    <w:rsid w:val="009F339A"/>
    <w:rsid w:val="009F3573"/>
    <w:rsid w:val="009F39BC"/>
    <w:rsid w:val="009F3C80"/>
    <w:rsid w:val="009F4189"/>
    <w:rsid w:val="009F4648"/>
    <w:rsid w:val="009F536E"/>
    <w:rsid w:val="009F5F0D"/>
    <w:rsid w:val="009F5FB8"/>
    <w:rsid w:val="009F62FE"/>
    <w:rsid w:val="009F671B"/>
    <w:rsid w:val="009F7F06"/>
    <w:rsid w:val="00A000B0"/>
    <w:rsid w:val="00A00B82"/>
    <w:rsid w:val="00A01284"/>
    <w:rsid w:val="00A02B04"/>
    <w:rsid w:val="00A02BFC"/>
    <w:rsid w:val="00A04717"/>
    <w:rsid w:val="00A048DF"/>
    <w:rsid w:val="00A0492C"/>
    <w:rsid w:val="00A04F8E"/>
    <w:rsid w:val="00A05216"/>
    <w:rsid w:val="00A059D9"/>
    <w:rsid w:val="00A06343"/>
    <w:rsid w:val="00A06352"/>
    <w:rsid w:val="00A06F65"/>
    <w:rsid w:val="00A078EB"/>
    <w:rsid w:val="00A07ACE"/>
    <w:rsid w:val="00A1023B"/>
    <w:rsid w:val="00A10D90"/>
    <w:rsid w:val="00A11C8D"/>
    <w:rsid w:val="00A11D99"/>
    <w:rsid w:val="00A11FA7"/>
    <w:rsid w:val="00A127DE"/>
    <w:rsid w:val="00A12943"/>
    <w:rsid w:val="00A12DFF"/>
    <w:rsid w:val="00A131FA"/>
    <w:rsid w:val="00A13CF1"/>
    <w:rsid w:val="00A13F66"/>
    <w:rsid w:val="00A14F22"/>
    <w:rsid w:val="00A160E2"/>
    <w:rsid w:val="00A16B78"/>
    <w:rsid w:val="00A16FDB"/>
    <w:rsid w:val="00A17417"/>
    <w:rsid w:val="00A175C1"/>
    <w:rsid w:val="00A17E78"/>
    <w:rsid w:val="00A204BC"/>
    <w:rsid w:val="00A21BD2"/>
    <w:rsid w:val="00A222E5"/>
    <w:rsid w:val="00A23891"/>
    <w:rsid w:val="00A23A14"/>
    <w:rsid w:val="00A23BCF"/>
    <w:rsid w:val="00A24406"/>
    <w:rsid w:val="00A24719"/>
    <w:rsid w:val="00A24971"/>
    <w:rsid w:val="00A2524B"/>
    <w:rsid w:val="00A25BC1"/>
    <w:rsid w:val="00A25C2D"/>
    <w:rsid w:val="00A25EDB"/>
    <w:rsid w:val="00A25F13"/>
    <w:rsid w:val="00A267B1"/>
    <w:rsid w:val="00A26A0B"/>
    <w:rsid w:val="00A27101"/>
    <w:rsid w:val="00A2735B"/>
    <w:rsid w:val="00A279CB"/>
    <w:rsid w:val="00A30137"/>
    <w:rsid w:val="00A30B58"/>
    <w:rsid w:val="00A31366"/>
    <w:rsid w:val="00A31734"/>
    <w:rsid w:val="00A324F7"/>
    <w:rsid w:val="00A329B3"/>
    <w:rsid w:val="00A32FDA"/>
    <w:rsid w:val="00A33FF9"/>
    <w:rsid w:val="00A34248"/>
    <w:rsid w:val="00A347D4"/>
    <w:rsid w:val="00A347E2"/>
    <w:rsid w:val="00A34BD5"/>
    <w:rsid w:val="00A35132"/>
    <w:rsid w:val="00A3514A"/>
    <w:rsid w:val="00A36073"/>
    <w:rsid w:val="00A361DC"/>
    <w:rsid w:val="00A3623E"/>
    <w:rsid w:val="00A366FE"/>
    <w:rsid w:val="00A36D29"/>
    <w:rsid w:val="00A36DAA"/>
    <w:rsid w:val="00A36EDA"/>
    <w:rsid w:val="00A3700F"/>
    <w:rsid w:val="00A37495"/>
    <w:rsid w:val="00A37F64"/>
    <w:rsid w:val="00A40764"/>
    <w:rsid w:val="00A415CE"/>
    <w:rsid w:val="00A41F55"/>
    <w:rsid w:val="00A41FCE"/>
    <w:rsid w:val="00A42523"/>
    <w:rsid w:val="00A42613"/>
    <w:rsid w:val="00A42AD5"/>
    <w:rsid w:val="00A42C42"/>
    <w:rsid w:val="00A43219"/>
    <w:rsid w:val="00A435E3"/>
    <w:rsid w:val="00A43D0F"/>
    <w:rsid w:val="00A43E05"/>
    <w:rsid w:val="00A4411E"/>
    <w:rsid w:val="00A44446"/>
    <w:rsid w:val="00A44B8C"/>
    <w:rsid w:val="00A44EE6"/>
    <w:rsid w:val="00A45312"/>
    <w:rsid w:val="00A457A7"/>
    <w:rsid w:val="00A45D42"/>
    <w:rsid w:val="00A45DCB"/>
    <w:rsid w:val="00A468A9"/>
    <w:rsid w:val="00A46F49"/>
    <w:rsid w:val="00A47294"/>
    <w:rsid w:val="00A478E8"/>
    <w:rsid w:val="00A479C3"/>
    <w:rsid w:val="00A47B87"/>
    <w:rsid w:val="00A47E2D"/>
    <w:rsid w:val="00A47FA1"/>
    <w:rsid w:val="00A51109"/>
    <w:rsid w:val="00A5189F"/>
    <w:rsid w:val="00A519AE"/>
    <w:rsid w:val="00A51D37"/>
    <w:rsid w:val="00A51E4A"/>
    <w:rsid w:val="00A529B5"/>
    <w:rsid w:val="00A52BD9"/>
    <w:rsid w:val="00A52BF3"/>
    <w:rsid w:val="00A530DF"/>
    <w:rsid w:val="00A531B8"/>
    <w:rsid w:val="00A5351F"/>
    <w:rsid w:val="00A53926"/>
    <w:rsid w:val="00A53A32"/>
    <w:rsid w:val="00A53C65"/>
    <w:rsid w:val="00A53C9F"/>
    <w:rsid w:val="00A5442F"/>
    <w:rsid w:val="00A54DDB"/>
    <w:rsid w:val="00A553F1"/>
    <w:rsid w:val="00A5575D"/>
    <w:rsid w:val="00A55945"/>
    <w:rsid w:val="00A5616C"/>
    <w:rsid w:val="00A5686A"/>
    <w:rsid w:val="00A56CFD"/>
    <w:rsid w:val="00A5707D"/>
    <w:rsid w:val="00A57D88"/>
    <w:rsid w:val="00A60A3D"/>
    <w:rsid w:val="00A6172C"/>
    <w:rsid w:val="00A61C25"/>
    <w:rsid w:val="00A62AA2"/>
    <w:rsid w:val="00A6302F"/>
    <w:rsid w:val="00A637F1"/>
    <w:rsid w:val="00A63AA9"/>
    <w:rsid w:val="00A65232"/>
    <w:rsid w:val="00A658A2"/>
    <w:rsid w:val="00A65B64"/>
    <w:rsid w:val="00A66C2F"/>
    <w:rsid w:val="00A66F25"/>
    <w:rsid w:val="00A67A64"/>
    <w:rsid w:val="00A67D3E"/>
    <w:rsid w:val="00A67D8B"/>
    <w:rsid w:val="00A67E90"/>
    <w:rsid w:val="00A7045C"/>
    <w:rsid w:val="00A708FB"/>
    <w:rsid w:val="00A70C84"/>
    <w:rsid w:val="00A712DE"/>
    <w:rsid w:val="00A7215F"/>
    <w:rsid w:val="00A721A1"/>
    <w:rsid w:val="00A7256A"/>
    <w:rsid w:val="00A72EED"/>
    <w:rsid w:val="00A73004"/>
    <w:rsid w:val="00A73356"/>
    <w:rsid w:val="00A73F1F"/>
    <w:rsid w:val="00A73F28"/>
    <w:rsid w:val="00A75022"/>
    <w:rsid w:val="00A7580C"/>
    <w:rsid w:val="00A75974"/>
    <w:rsid w:val="00A76176"/>
    <w:rsid w:val="00A762C0"/>
    <w:rsid w:val="00A768E9"/>
    <w:rsid w:val="00A76989"/>
    <w:rsid w:val="00A76B2C"/>
    <w:rsid w:val="00A771E8"/>
    <w:rsid w:val="00A7784C"/>
    <w:rsid w:val="00A77B05"/>
    <w:rsid w:val="00A80257"/>
    <w:rsid w:val="00A80B1C"/>
    <w:rsid w:val="00A81DDF"/>
    <w:rsid w:val="00A81DED"/>
    <w:rsid w:val="00A82042"/>
    <w:rsid w:val="00A82CB7"/>
    <w:rsid w:val="00A82EE4"/>
    <w:rsid w:val="00A834CA"/>
    <w:rsid w:val="00A83CCA"/>
    <w:rsid w:val="00A83D9C"/>
    <w:rsid w:val="00A8450B"/>
    <w:rsid w:val="00A845D3"/>
    <w:rsid w:val="00A84EEF"/>
    <w:rsid w:val="00A85314"/>
    <w:rsid w:val="00A86174"/>
    <w:rsid w:val="00A8666F"/>
    <w:rsid w:val="00A86B96"/>
    <w:rsid w:val="00A8706C"/>
    <w:rsid w:val="00A87169"/>
    <w:rsid w:val="00A904AE"/>
    <w:rsid w:val="00A90691"/>
    <w:rsid w:val="00A912A2"/>
    <w:rsid w:val="00A91AF9"/>
    <w:rsid w:val="00A923CA"/>
    <w:rsid w:val="00A925D6"/>
    <w:rsid w:val="00A929BC"/>
    <w:rsid w:val="00A92D9A"/>
    <w:rsid w:val="00A931C9"/>
    <w:rsid w:val="00A93520"/>
    <w:rsid w:val="00A9359B"/>
    <w:rsid w:val="00A942B7"/>
    <w:rsid w:val="00A94946"/>
    <w:rsid w:val="00A94D3D"/>
    <w:rsid w:val="00A94E6A"/>
    <w:rsid w:val="00A9506D"/>
    <w:rsid w:val="00A956A3"/>
    <w:rsid w:val="00A9578B"/>
    <w:rsid w:val="00A95E35"/>
    <w:rsid w:val="00A9621E"/>
    <w:rsid w:val="00A96AD2"/>
    <w:rsid w:val="00A96E92"/>
    <w:rsid w:val="00A96EB2"/>
    <w:rsid w:val="00A97112"/>
    <w:rsid w:val="00AA0238"/>
    <w:rsid w:val="00AA0C12"/>
    <w:rsid w:val="00AA1C9D"/>
    <w:rsid w:val="00AA1EBD"/>
    <w:rsid w:val="00AA3707"/>
    <w:rsid w:val="00AA382A"/>
    <w:rsid w:val="00AA3A09"/>
    <w:rsid w:val="00AA3AA1"/>
    <w:rsid w:val="00AA4104"/>
    <w:rsid w:val="00AA48FC"/>
    <w:rsid w:val="00AA4A69"/>
    <w:rsid w:val="00AA53AD"/>
    <w:rsid w:val="00AA53D4"/>
    <w:rsid w:val="00AA62CA"/>
    <w:rsid w:val="00AA650C"/>
    <w:rsid w:val="00AA6554"/>
    <w:rsid w:val="00AA655B"/>
    <w:rsid w:val="00AA6942"/>
    <w:rsid w:val="00AA7048"/>
    <w:rsid w:val="00AA75D4"/>
    <w:rsid w:val="00AA7744"/>
    <w:rsid w:val="00AA7779"/>
    <w:rsid w:val="00AA78E7"/>
    <w:rsid w:val="00AA7DC9"/>
    <w:rsid w:val="00AB06B8"/>
    <w:rsid w:val="00AB16EE"/>
    <w:rsid w:val="00AB232C"/>
    <w:rsid w:val="00AB27ED"/>
    <w:rsid w:val="00AB28B7"/>
    <w:rsid w:val="00AB2A79"/>
    <w:rsid w:val="00AB2E50"/>
    <w:rsid w:val="00AB3474"/>
    <w:rsid w:val="00AB3923"/>
    <w:rsid w:val="00AB45A4"/>
    <w:rsid w:val="00AB4662"/>
    <w:rsid w:val="00AB4A9F"/>
    <w:rsid w:val="00AB4D58"/>
    <w:rsid w:val="00AB5D2D"/>
    <w:rsid w:val="00AB6385"/>
    <w:rsid w:val="00AB6806"/>
    <w:rsid w:val="00AB6DD5"/>
    <w:rsid w:val="00AB759A"/>
    <w:rsid w:val="00AB7CDB"/>
    <w:rsid w:val="00AC125E"/>
    <w:rsid w:val="00AC1365"/>
    <w:rsid w:val="00AC13AC"/>
    <w:rsid w:val="00AC1F5B"/>
    <w:rsid w:val="00AC24F5"/>
    <w:rsid w:val="00AC2BA3"/>
    <w:rsid w:val="00AC33AB"/>
    <w:rsid w:val="00AC3A5B"/>
    <w:rsid w:val="00AC3DAA"/>
    <w:rsid w:val="00AC498A"/>
    <w:rsid w:val="00AC4B8A"/>
    <w:rsid w:val="00AC55B4"/>
    <w:rsid w:val="00AC57AA"/>
    <w:rsid w:val="00AC5E2E"/>
    <w:rsid w:val="00AC65BF"/>
    <w:rsid w:val="00AC66DE"/>
    <w:rsid w:val="00AC6749"/>
    <w:rsid w:val="00AC6D38"/>
    <w:rsid w:val="00AC6D86"/>
    <w:rsid w:val="00AC7009"/>
    <w:rsid w:val="00AC7AFF"/>
    <w:rsid w:val="00AD08A3"/>
    <w:rsid w:val="00AD09FB"/>
    <w:rsid w:val="00AD0CBA"/>
    <w:rsid w:val="00AD140D"/>
    <w:rsid w:val="00AD15F8"/>
    <w:rsid w:val="00AD1A51"/>
    <w:rsid w:val="00AD1C51"/>
    <w:rsid w:val="00AD1D49"/>
    <w:rsid w:val="00AD1EC5"/>
    <w:rsid w:val="00AD211A"/>
    <w:rsid w:val="00AD226F"/>
    <w:rsid w:val="00AD2274"/>
    <w:rsid w:val="00AD22BC"/>
    <w:rsid w:val="00AD2690"/>
    <w:rsid w:val="00AD2C27"/>
    <w:rsid w:val="00AD2DDD"/>
    <w:rsid w:val="00AD303B"/>
    <w:rsid w:val="00AD31D8"/>
    <w:rsid w:val="00AD3735"/>
    <w:rsid w:val="00AD3A2E"/>
    <w:rsid w:val="00AD3BA9"/>
    <w:rsid w:val="00AD3D9A"/>
    <w:rsid w:val="00AD4D61"/>
    <w:rsid w:val="00AD5746"/>
    <w:rsid w:val="00AD5FA4"/>
    <w:rsid w:val="00AD620F"/>
    <w:rsid w:val="00AD63FE"/>
    <w:rsid w:val="00AD67CC"/>
    <w:rsid w:val="00AD70DF"/>
    <w:rsid w:val="00AD751A"/>
    <w:rsid w:val="00AD75B5"/>
    <w:rsid w:val="00AD7787"/>
    <w:rsid w:val="00AD7D9E"/>
    <w:rsid w:val="00AD7F2F"/>
    <w:rsid w:val="00AE00C7"/>
    <w:rsid w:val="00AE0B71"/>
    <w:rsid w:val="00AE0BFE"/>
    <w:rsid w:val="00AE0C25"/>
    <w:rsid w:val="00AE1151"/>
    <w:rsid w:val="00AE116E"/>
    <w:rsid w:val="00AE14D6"/>
    <w:rsid w:val="00AE16EE"/>
    <w:rsid w:val="00AE18B7"/>
    <w:rsid w:val="00AE2095"/>
    <w:rsid w:val="00AE3DEF"/>
    <w:rsid w:val="00AE3F01"/>
    <w:rsid w:val="00AE430D"/>
    <w:rsid w:val="00AE4928"/>
    <w:rsid w:val="00AE5102"/>
    <w:rsid w:val="00AE5CC5"/>
    <w:rsid w:val="00AE6009"/>
    <w:rsid w:val="00AE618E"/>
    <w:rsid w:val="00AE6F58"/>
    <w:rsid w:val="00AE7917"/>
    <w:rsid w:val="00AF0290"/>
    <w:rsid w:val="00AF039F"/>
    <w:rsid w:val="00AF0571"/>
    <w:rsid w:val="00AF0AF5"/>
    <w:rsid w:val="00AF1808"/>
    <w:rsid w:val="00AF2514"/>
    <w:rsid w:val="00AF26EA"/>
    <w:rsid w:val="00AF2733"/>
    <w:rsid w:val="00AF282F"/>
    <w:rsid w:val="00AF2E75"/>
    <w:rsid w:val="00AF34BA"/>
    <w:rsid w:val="00AF3561"/>
    <w:rsid w:val="00AF46A0"/>
    <w:rsid w:val="00AF50E7"/>
    <w:rsid w:val="00AF51B2"/>
    <w:rsid w:val="00AF5BCC"/>
    <w:rsid w:val="00AF6004"/>
    <w:rsid w:val="00AF6066"/>
    <w:rsid w:val="00AF69A6"/>
    <w:rsid w:val="00AF6F6B"/>
    <w:rsid w:val="00AF7399"/>
    <w:rsid w:val="00AF7466"/>
    <w:rsid w:val="00AF7784"/>
    <w:rsid w:val="00AF7FD2"/>
    <w:rsid w:val="00B00CF0"/>
    <w:rsid w:val="00B00F90"/>
    <w:rsid w:val="00B01257"/>
    <w:rsid w:val="00B0172C"/>
    <w:rsid w:val="00B01956"/>
    <w:rsid w:val="00B0230D"/>
    <w:rsid w:val="00B025D7"/>
    <w:rsid w:val="00B0277C"/>
    <w:rsid w:val="00B037FF"/>
    <w:rsid w:val="00B03994"/>
    <w:rsid w:val="00B04D92"/>
    <w:rsid w:val="00B0503D"/>
    <w:rsid w:val="00B05041"/>
    <w:rsid w:val="00B05408"/>
    <w:rsid w:val="00B0552F"/>
    <w:rsid w:val="00B05975"/>
    <w:rsid w:val="00B05E55"/>
    <w:rsid w:val="00B06359"/>
    <w:rsid w:val="00B06CA2"/>
    <w:rsid w:val="00B07BC1"/>
    <w:rsid w:val="00B10529"/>
    <w:rsid w:val="00B10647"/>
    <w:rsid w:val="00B107CC"/>
    <w:rsid w:val="00B11CBF"/>
    <w:rsid w:val="00B12704"/>
    <w:rsid w:val="00B1281B"/>
    <w:rsid w:val="00B12A16"/>
    <w:rsid w:val="00B12CD0"/>
    <w:rsid w:val="00B1326A"/>
    <w:rsid w:val="00B13447"/>
    <w:rsid w:val="00B134C7"/>
    <w:rsid w:val="00B139E2"/>
    <w:rsid w:val="00B13BB9"/>
    <w:rsid w:val="00B13CB5"/>
    <w:rsid w:val="00B14441"/>
    <w:rsid w:val="00B146C1"/>
    <w:rsid w:val="00B148AA"/>
    <w:rsid w:val="00B14AA7"/>
    <w:rsid w:val="00B15358"/>
    <w:rsid w:val="00B15490"/>
    <w:rsid w:val="00B15550"/>
    <w:rsid w:val="00B15551"/>
    <w:rsid w:val="00B15F9E"/>
    <w:rsid w:val="00B162FB"/>
    <w:rsid w:val="00B167A7"/>
    <w:rsid w:val="00B174AB"/>
    <w:rsid w:val="00B17834"/>
    <w:rsid w:val="00B17984"/>
    <w:rsid w:val="00B17F2E"/>
    <w:rsid w:val="00B209F3"/>
    <w:rsid w:val="00B21A7E"/>
    <w:rsid w:val="00B21C6E"/>
    <w:rsid w:val="00B2352A"/>
    <w:rsid w:val="00B2376E"/>
    <w:rsid w:val="00B23B88"/>
    <w:rsid w:val="00B23DAA"/>
    <w:rsid w:val="00B23DC4"/>
    <w:rsid w:val="00B24216"/>
    <w:rsid w:val="00B24A2D"/>
    <w:rsid w:val="00B24B52"/>
    <w:rsid w:val="00B24DFE"/>
    <w:rsid w:val="00B24EC1"/>
    <w:rsid w:val="00B25396"/>
    <w:rsid w:val="00B2586B"/>
    <w:rsid w:val="00B25A00"/>
    <w:rsid w:val="00B25B8B"/>
    <w:rsid w:val="00B25DD7"/>
    <w:rsid w:val="00B2644D"/>
    <w:rsid w:val="00B269A2"/>
    <w:rsid w:val="00B26DE3"/>
    <w:rsid w:val="00B27340"/>
    <w:rsid w:val="00B277AC"/>
    <w:rsid w:val="00B2782A"/>
    <w:rsid w:val="00B27A36"/>
    <w:rsid w:val="00B27B31"/>
    <w:rsid w:val="00B27C34"/>
    <w:rsid w:val="00B30877"/>
    <w:rsid w:val="00B30F0A"/>
    <w:rsid w:val="00B311F7"/>
    <w:rsid w:val="00B3120A"/>
    <w:rsid w:val="00B314AB"/>
    <w:rsid w:val="00B31677"/>
    <w:rsid w:val="00B31822"/>
    <w:rsid w:val="00B31AC7"/>
    <w:rsid w:val="00B3210D"/>
    <w:rsid w:val="00B332A3"/>
    <w:rsid w:val="00B33301"/>
    <w:rsid w:val="00B3381E"/>
    <w:rsid w:val="00B33998"/>
    <w:rsid w:val="00B33D98"/>
    <w:rsid w:val="00B33EBB"/>
    <w:rsid w:val="00B34561"/>
    <w:rsid w:val="00B34C37"/>
    <w:rsid w:val="00B350F6"/>
    <w:rsid w:val="00B35452"/>
    <w:rsid w:val="00B355EC"/>
    <w:rsid w:val="00B356BB"/>
    <w:rsid w:val="00B35C94"/>
    <w:rsid w:val="00B364E4"/>
    <w:rsid w:val="00B36E50"/>
    <w:rsid w:val="00B37A3E"/>
    <w:rsid w:val="00B37CD2"/>
    <w:rsid w:val="00B40CD7"/>
    <w:rsid w:val="00B418A6"/>
    <w:rsid w:val="00B42474"/>
    <w:rsid w:val="00B42807"/>
    <w:rsid w:val="00B42AD9"/>
    <w:rsid w:val="00B42FAC"/>
    <w:rsid w:val="00B434C7"/>
    <w:rsid w:val="00B44091"/>
    <w:rsid w:val="00B4412F"/>
    <w:rsid w:val="00B441C8"/>
    <w:rsid w:val="00B44273"/>
    <w:rsid w:val="00B449BA"/>
    <w:rsid w:val="00B4551B"/>
    <w:rsid w:val="00B458E8"/>
    <w:rsid w:val="00B45933"/>
    <w:rsid w:val="00B45936"/>
    <w:rsid w:val="00B4697B"/>
    <w:rsid w:val="00B46DD0"/>
    <w:rsid w:val="00B47082"/>
    <w:rsid w:val="00B475B8"/>
    <w:rsid w:val="00B4796E"/>
    <w:rsid w:val="00B50620"/>
    <w:rsid w:val="00B50BDB"/>
    <w:rsid w:val="00B51A06"/>
    <w:rsid w:val="00B51BA9"/>
    <w:rsid w:val="00B51FE4"/>
    <w:rsid w:val="00B52068"/>
    <w:rsid w:val="00B52346"/>
    <w:rsid w:val="00B5262E"/>
    <w:rsid w:val="00B5290D"/>
    <w:rsid w:val="00B52C06"/>
    <w:rsid w:val="00B53265"/>
    <w:rsid w:val="00B53B1A"/>
    <w:rsid w:val="00B53C65"/>
    <w:rsid w:val="00B54273"/>
    <w:rsid w:val="00B549AD"/>
    <w:rsid w:val="00B54BBA"/>
    <w:rsid w:val="00B54DD2"/>
    <w:rsid w:val="00B5553B"/>
    <w:rsid w:val="00B55588"/>
    <w:rsid w:val="00B55601"/>
    <w:rsid w:val="00B55837"/>
    <w:rsid w:val="00B55CF2"/>
    <w:rsid w:val="00B561B2"/>
    <w:rsid w:val="00B56325"/>
    <w:rsid w:val="00B56702"/>
    <w:rsid w:val="00B575A6"/>
    <w:rsid w:val="00B57657"/>
    <w:rsid w:val="00B60B9C"/>
    <w:rsid w:val="00B63BEE"/>
    <w:rsid w:val="00B6403A"/>
    <w:rsid w:val="00B641DF"/>
    <w:rsid w:val="00B646DA"/>
    <w:rsid w:val="00B64F6A"/>
    <w:rsid w:val="00B654E6"/>
    <w:rsid w:val="00B654FE"/>
    <w:rsid w:val="00B65939"/>
    <w:rsid w:val="00B65C37"/>
    <w:rsid w:val="00B65FAE"/>
    <w:rsid w:val="00B66B7A"/>
    <w:rsid w:val="00B670F0"/>
    <w:rsid w:val="00B672CD"/>
    <w:rsid w:val="00B673F3"/>
    <w:rsid w:val="00B6747A"/>
    <w:rsid w:val="00B67BDC"/>
    <w:rsid w:val="00B67CEA"/>
    <w:rsid w:val="00B6BE4A"/>
    <w:rsid w:val="00B704D3"/>
    <w:rsid w:val="00B71316"/>
    <w:rsid w:val="00B71A6C"/>
    <w:rsid w:val="00B71E22"/>
    <w:rsid w:val="00B72ED9"/>
    <w:rsid w:val="00B73004"/>
    <w:rsid w:val="00B73EFF"/>
    <w:rsid w:val="00B74F30"/>
    <w:rsid w:val="00B75373"/>
    <w:rsid w:val="00B7559B"/>
    <w:rsid w:val="00B75650"/>
    <w:rsid w:val="00B75A91"/>
    <w:rsid w:val="00B761C1"/>
    <w:rsid w:val="00B76559"/>
    <w:rsid w:val="00B768E6"/>
    <w:rsid w:val="00B76E96"/>
    <w:rsid w:val="00B7719F"/>
    <w:rsid w:val="00B77417"/>
    <w:rsid w:val="00B776A1"/>
    <w:rsid w:val="00B778E7"/>
    <w:rsid w:val="00B8018A"/>
    <w:rsid w:val="00B8080F"/>
    <w:rsid w:val="00B809C3"/>
    <w:rsid w:val="00B80CA4"/>
    <w:rsid w:val="00B80EC5"/>
    <w:rsid w:val="00B8104E"/>
    <w:rsid w:val="00B810E8"/>
    <w:rsid w:val="00B81333"/>
    <w:rsid w:val="00B819BE"/>
    <w:rsid w:val="00B81C12"/>
    <w:rsid w:val="00B81E10"/>
    <w:rsid w:val="00B828BB"/>
    <w:rsid w:val="00B83B45"/>
    <w:rsid w:val="00B840B6"/>
    <w:rsid w:val="00B846F9"/>
    <w:rsid w:val="00B84B71"/>
    <w:rsid w:val="00B85131"/>
    <w:rsid w:val="00B85B8D"/>
    <w:rsid w:val="00B85DCF"/>
    <w:rsid w:val="00B8602B"/>
    <w:rsid w:val="00B874E2"/>
    <w:rsid w:val="00B87926"/>
    <w:rsid w:val="00B87EA4"/>
    <w:rsid w:val="00B90138"/>
    <w:rsid w:val="00B90567"/>
    <w:rsid w:val="00B9118F"/>
    <w:rsid w:val="00B926CD"/>
    <w:rsid w:val="00B92B98"/>
    <w:rsid w:val="00B935E4"/>
    <w:rsid w:val="00B94F2F"/>
    <w:rsid w:val="00B9517E"/>
    <w:rsid w:val="00B951E6"/>
    <w:rsid w:val="00B95CF8"/>
    <w:rsid w:val="00B95D0A"/>
    <w:rsid w:val="00B95D4D"/>
    <w:rsid w:val="00B95FD9"/>
    <w:rsid w:val="00B9617C"/>
    <w:rsid w:val="00B9687B"/>
    <w:rsid w:val="00B96EBD"/>
    <w:rsid w:val="00BA02A1"/>
    <w:rsid w:val="00BA041B"/>
    <w:rsid w:val="00BA12D6"/>
    <w:rsid w:val="00BA13A3"/>
    <w:rsid w:val="00BA13C1"/>
    <w:rsid w:val="00BA162D"/>
    <w:rsid w:val="00BA2587"/>
    <w:rsid w:val="00BA2756"/>
    <w:rsid w:val="00BA2984"/>
    <w:rsid w:val="00BA2A9A"/>
    <w:rsid w:val="00BA2C18"/>
    <w:rsid w:val="00BA3061"/>
    <w:rsid w:val="00BA3978"/>
    <w:rsid w:val="00BA3C6C"/>
    <w:rsid w:val="00BA3CC9"/>
    <w:rsid w:val="00BA4042"/>
    <w:rsid w:val="00BA405D"/>
    <w:rsid w:val="00BA4F17"/>
    <w:rsid w:val="00BA5EBA"/>
    <w:rsid w:val="00BA62BA"/>
    <w:rsid w:val="00BA6829"/>
    <w:rsid w:val="00BA71D0"/>
    <w:rsid w:val="00BA72AB"/>
    <w:rsid w:val="00BA76E9"/>
    <w:rsid w:val="00BA7749"/>
    <w:rsid w:val="00BB023A"/>
    <w:rsid w:val="00BB02C8"/>
    <w:rsid w:val="00BB0551"/>
    <w:rsid w:val="00BB0671"/>
    <w:rsid w:val="00BB0AB8"/>
    <w:rsid w:val="00BB127D"/>
    <w:rsid w:val="00BB1C3B"/>
    <w:rsid w:val="00BB1E1C"/>
    <w:rsid w:val="00BB1FC5"/>
    <w:rsid w:val="00BB22EB"/>
    <w:rsid w:val="00BB26B3"/>
    <w:rsid w:val="00BB290B"/>
    <w:rsid w:val="00BB3406"/>
    <w:rsid w:val="00BB3511"/>
    <w:rsid w:val="00BB363D"/>
    <w:rsid w:val="00BB5456"/>
    <w:rsid w:val="00BB5465"/>
    <w:rsid w:val="00BB5F79"/>
    <w:rsid w:val="00BB6C96"/>
    <w:rsid w:val="00BB72BD"/>
    <w:rsid w:val="00BB7AAE"/>
    <w:rsid w:val="00BB7F68"/>
    <w:rsid w:val="00BC0F22"/>
    <w:rsid w:val="00BC149E"/>
    <w:rsid w:val="00BC2515"/>
    <w:rsid w:val="00BC32F0"/>
    <w:rsid w:val="00BC3459"/>
    <w:rsid w:val="00BC3771"/>
    <w:rsid w:val="00BC3AF4"/>
    <w:rsid w:val="00BC3E78"/>
    <w:rsid w:val="00BC408B"/>
    <w:rsid w:val="00BC4E56"/>
    <w:rsid w:val="00BC5FFA"/>
    <w:rsid w:val="00BC65E3"/>
    <w:rsid w:val="00BC7914"/>
    <w:rsid w:val="00BD0086"/>
    <w:rsid w:val="00BD072B"/>
    <w:rsid w:val="00BD0A3D"/>
    <w:rsid w:val="00BD12E1"/>
    <w:rsid w:val="00BD13E1"/>
    <w:rsid w:val="00BD19E5"/>
    <w:rsid w:val="00BD2168"/>
    <w:rsid w:val="00BD2BB4"/>
    <w:rsid w:val="00BD2BBD"/>
    <w:rsid w:val="00BD3776"/>
    <w:rsid w:val="00BD41CE"/>
    <w:rsid w:val="00BD46F1"/>
    <w:rsid w:val="00BD5149"/>
    <w:rsid w:val="00BD573A"/>
    <w:rsid w:val="00BD5DB8"/>
    <w:rsid w:val="00BD608F"/>
    <w:rsid w:val="00BD6370"/>
    <w:rsid w:val="00BD7B13"/>
    <w:rsid w:val="00BD7E2B"/>
    <w:rsid w:val="00BD7F99"/>
    <w:rsid w:val="00BE03C7"/>
    <w:rsid w:val="00BE0435"/>
    <w:rsid w:val="00BE0512"/>
    <w:rsid w:val="00BE07C4"/>
    <w:rsid w:val="00BE0AE8"/>
    <w:rsid w:val="00BE0E30"/>
    <w:rsid w:val="00BE0E66"/>
    <w:rsid w:val="00BE16C2"/>
    <w:rsid w:val="00BE1819"/>
    <w:rsid w:val="00BE1D38"/>
    <w:rsid w:val="00BE1E26"/>
    <w:rsid w:val="00BE1F03"/>
    <w:rsid w:val="00BE1F7E"/>
    <w:rsid w:val="00BE28CB"/>
    <w:rsid w:val="00BE2E91"/>
    <w:rsid w:val="00BE337B"/>
    <w:rsid w:val="00BE3DC1"/>
    <w:rsid w:val="00BE3F50"/>
    <w:rsid w:val="00BE411C"/>
    <w:rsid w:val="00BE4130"/>
    <w:rsid w:val="00BE4A7D"/>
    <w:rsid w:val="00BE4C3E"/>
    <w:rsid w:val="00BE4F50"/>
    <w:rsid w:val="00BE5386"/>
    <w:rsid w:val="00BE57F2"/>
    <w:rsid w:val="00BE5FEA"/>
    <w:rsid w:val="00BE678D"/>
    <w:rsid w:val="00BE6804"/>
    <w:rsid w:val="00BE683C"/>
    <w:rsid w:val="00BE71B1"/>
    <w:rsid w:val="00BE79FA"/>
    <w:rsid w:val="00BE7ABA"/>
    <w:rsid w:val="00BE7F67"/>
    <w:rsid w:val="00BF01FA"/>
    <w:rsid w:val="00BF0262"/>
    <w:rsid w:val="00BF078A"/>
    <w:rsid w:val="00BF0D3E"/>
    <w:rsid w:val="00BF1031"/>
    <w:rsid w:val="00BF24EE"/>
    <w:rsid w:val="00BF2818"/>
    <w:rsid w:val="00BF37EC"/>
    <w:rsid w:val="00BF38C3"/>
    <w:rsid w:val="00BF3D58"/>
    <w:rsid w:val="00BF466F"/>
    <w:rsid w:val="00BF4B93"/>
    <w:rsid w:val="00BF52D4"/>
    <w:rsid w:val="00BF5CBA"/>
    <w:rsid w:val="00BF61EB"/>
    <w:rsid w:val="00BF6737"/>
    <w:rsid w:val="00BF69A9"/>
    <w:rsid w:val="00BF6B57"/>
    <w:rsid w:val="00BF6EC9"/>
    <w:rsid w:val="00BF6F8E"/>
    <w:rsid w:val="00BF7350"/>
    <w:rsid w:val="00BF7A33"/>
    <w:rsid w:val="00C00280"/>
    <w:rsid w:val="00C00C24"/>
    <w:rsid w:val="00C00CA9"/>
    <w:rsid w:val="00C01075"/>
    <w:rsid w:val="00C012C7"/>
    <w:rsid w:val="00C01B3F"/>
    <w:rsid w:val="00C01E17"/>
    <w:rsid w:val="00C01ED3"/>
    <w:rsid w:val="00C0203F"/>
    <w:rsid w:val="00C02A5F"/>
    <w:rsid w:val="00C02D89"/>
    <w:rsid w:val="00C02FBD"/>
    <w:rsid w:val="00C03A6A"/>
    <w:rsid w:val="00C03F3A"/>
    <w:rsid w:val="00C0530A"/>
    <w:rsid w:val="00C05338"/>
    <w:rsid w:val="00C06B32"/>
    <w:rsid w:val="00C07E75"/>
    <w:rsid w:val="00C10278"/>
    <w:rsid w:val="00C112B4"/>
    <w:rsid w:val="00C113A6"/>
    <w:rsid w:val="00C117D3"/>
    <w:rsid w:val="00C11AFF"/>
    <w:rsid w:val="00C11C0E"/>
    <w:rsid w:val="00C12581"/>
    <w:rsid w:val="00C12937"/>
    <w:rsid w:val="00C12CD9"/>
    <w:rsid w:val="00C14801"/>
    <w:rsid w:val="00C148D5"/>
    <w:rsid w:val="00C14966"/>
    <w:rsid w:val="00C149CF"/>
    <w:rsid w:val="00C14D97"/>
    <w:rsid w:val="00C15A68"/>
    <w:rsid w:val="00C162ED"/>
    <w:rsid w:val="00C164A2"/>
    <w:rsid w:val="00C165ED"/>
    <w:rsid w:val="00C172C1"/>
    <w:rsid w:val="00C173E3"/>
    <w:rsid w:val="00C17440"/>
    <w:rsid w:val="00C177A9"/>
    <w:rsid w:val="00C17B34"/>
    <w:rsid w:val="00C17CA7"/>
    <w:rsid w:val="00C17E02"/>
    <w:rsid w:val="00C17E22"/>
    <w:rsid w:val="00C17EAF"/>
    <w:rsid w:val="00C20677"/>
    <w:rsid w:val="00C20837"/>
    <w:rsid w:val="00C20AEC"/>
    <w:rsid w:val="00C20F16"/>
    <w:rsid w:val="00C2143C"/>
    <w:rsid w:val="00C22686"/>
    <w:rsid w:val="00C22A60"/>
    <w:rsid w:val="00C231F2"/>
    <w:rsid w:val="00C23BD8"/>
    <w:rsid w:val="00C24396"/>
    <w:rsid w:val="00C245D6"/>
    <w:rsid w:val="00C24841"/>
    <w:rsid w:val="00C266D3"/>
    <w:rsid w:val="00C268BB"/>
    <w:rsid w:val="00C27247"/>
    <w:rsid w:val="00C27B18"/>
    <w:rsid w:val="00C27DA1"/>
    <w:rsid w:val="00C30566"/>
    <w:rsid w:val="00C307C7"/>
    <w:rsid w:val="00C307D9"/>
    <w:rsid w:val="00C30942"/>
    <w:rsid w:val="00C312FB"/>
    <w:rsid w:val="00C31D3E"/>
    <w:rsid w:val="00C32190"/>
    <w:rsid w:val="00C32260"/>
    <w:rsid w:val="00C328D3"/>
    <w:rsid w:val="00C32CB9"/>
    <w:rsid w:val="00C333C0"/>
    <w:rsid w:val="00C33620"/>
    <w:rsid w:val="00C347BB"/>
    <w:rsid w:val="00C3493A"/>
    <w:rsid w:val="00C34AE2"/>
    <w:rsid w:val="00C34D61"/>
    <w:rsid w:val="00C34FEA"/>
    <w:rsid w:val="00C354AC"/>
    <w:rsid w:val="00C36970"/>
    <w:rsid w:val="00C36CE5"/>
    <w:rsid w:val="00C36E3D"/>
    <w:rsid w:val="00C36ED6"/>
    <w:rsid w:val="00C36F51"/>
    <w:rsid w:val="00C37F1E"/>
    <w:rsid w:val="00C40A34"/>
    <w:rsid w:val="00C40C2A"/>
    <w:rsid w:val="00C40DE8"/>
    <w:rsid w:val="00C41372"/>
    <w:rsid w:val="00C41747"/>
    <w:rsid w:val="00C4187C"/>
    <w:rsid w:val="00C41D00"/>
    <w:rsid w:val="00C424BD"/>
    <w:rsid w:val="00C42EC0"/>
    <w:rsid w:val="00C43E77"/>
    <w:rsid w:val="00C44182"/>
    <w:rsid w:val="00C449BA"/>
    <w:rsid w:val="00C46223"/>
    <w:rsid w:val="00C4649D"/>
    <w:rsid w:val="00C46705"/>
    <w:rsid w:val="00C47060"/>
    <w:rsid w:val="00C47237"/>
    <w:rsid w:val="00C472CC"/>
    <w:rsid w:val="00C476E5"/>
    <w:rsid w:val="00C47998"/>
    <w:rsid w:val="00C47B84"/>
    <w:rsid w:val="00C50B40"/>
    <w:rsid w:val="00C50F65"/>
    <w:rsid w:val="00C51794"/>
    <w:rsid w:val="00C5228F"/>
    <w:rsid w:val="00C526AE"/>
    <w:rsid w:val="00C526D7"/>
    <w:rsid w:val="00C529D4"/>
    <w:rsid w:val="00C52F41"/>
    <w:rsid w:val="00C531B5"/>
    <w:rsid w:val="00C539B0"/>
    <w:rsid w:val="00C53AB3"/>
    <w:rsid w:val="00C5429D"/>
    <w:rsid w:val="00C543EA"/>
    <w:rsid w:val="00C544E8"/>
    <w:rsid w:val="00C545CB"/>
    <w:rsid w:val="00C5465D"/>
    <w:rsid w:val="00C54B8E"/>
    <w:rsid w:val="00C54C60"/>
    <w:rsid w:val="00C55491"/>
    <w:rsid w:val="00C55850"/>
    <w:rsid w:val="00C55AFA"/>
    <w:rsid w:val="00C56573"/>
    <w:rsid w:val="00C56D05"/>
    <w:rsid w:val="00C572DF"/>
    <w:rsid w:val="00C5765D"/>
    <w:rsid w:val="00C607CA"/>
    <w:rsid w:val="00C61AA9"/>
    <w:rsid w:val="00C61E42"/>
    <w:rsid w:val="00C62013"/>
    <w:rsid w:val="00C62074"/>
    <w:rsid w:val="00C62941"/>
    <w:rsid w:val="00C62A4F"/>
    <w:rsid w:val="00C64C74"/>
    <w:rsid w:val="00C65077"/>
    <w:rsid w:val="00C657D7"/>
    <w:rsid w:val="00C65813"/>
    <w:rsid w:val="00C65AC7"/>
    <w:rsid w:val="00C661A7"/>
    <w:rsid w:val="00C6651C"/>
    <w:rsid w:val="00C66FC2"/>
    <w:rsid w:val="00C67175"/>
    <w:rsid w:val="00C6764D"/>
    <w:rsid w:val="00C6774D"/>
    <w:rsid w:val="00C67E5C"/>
    <w:rsid w:val="00C67F44"/>
    <w:rsid w:val="00C702AC"/>
    <w:rsid w:val="00C702DC"/>
    <w:rsid w:val="00C7034C"/>
    <w:rsid w:val="00C7171C"/>
    <w:rsid w:val="00C736B7"/>
    <w:rsid w:val="00C73714"/>
    <w:rsid w:val="00C741C3"/>
    <w:rsid w:val="00C742C2"/>
    <w:rsid w:val="00C7547C"/>
    <w:rsid w:val="00C7566F"/>
    <w:rsid w:val="00C7614E"/>
    <w:rsid w:val="00C76CD2"/>
    <w:rsid w:val="00C7746E"/>
    <w:rsid w:val="00C779B8"/>
    <w:rsid w:val="00C80D49"/>
    <w:rsid w:val="00C81BBE"/>
    <w:rsid w:val="00C81DB6"/>
    <w:rsid w:val="00C823B6"/>
    <w:rsid w:val="00C826F7"/>
    <w:rsid w:val="00C827A3"/>
    <w:rsid w:val="00C8392A"/>
    <w:rsid w:val="00C85679"/>
    <w:rsid w:val="00C85A4A"/>
    <w:rsid w:val="00C85B00"/>
    <w:rsid w:val="00C85EEB"/>
    <w:rsid w:val="00C8629A"/>
    <w:rsid w:val="00C8652B"/>
    <w:rsid w:val="00C86636"/>
    <w:rsid w:val="00C877EB"/>
    <w:rsid w:val="00C8783F"/>
    <w:rsid w:val="00C87D1F"/>
    <w:rsid w:val="00C87D29"/>
    <w:rsid w:val="00C90871"/>
    <w:rsid w:val="00C90C72"/>
    <w:rsid w:val="00C91356"/>
    <w:rsid w:val="00C914A6"/>
    <w:rsid w:val="00C918D4"/>
    <w:rsid w:val="00C91BE0"/>
    <w:rsid w:val="00C91E02"/>
    <w:rsid w:val="00C92393"/>
    <w:rsid w:val="00C925FD"/>
    <w:rsid w:val="00C92AFB"/>
    <w:rsid w:val="00C92CFF"/>
    <w:rsid w:val="00C93070"/>
    <w:rsid w:val="00C93268"/>
    <w:rsid w:val="00C9338D"/>
    <w:rsid w:val="00C93B17"/>
    <w:rsid w:val="00C941AC"/>
    <w:rsid w:val="00C9522C"/>
    <w:rsid w:val="00C95959"/>
    <w:rsid w:val="00C95AE9"/>
    <w:rsid w:val="00C95E07"/>
    <w:rsid w:val="00C96663"/>
    <w:rsid w:val="00C967F9"/>
    <w:rsid w:val="00C9786F"/>
    <w:rsid w:val="00C97AF1"/>
    <w:rsid w:val="00C97CC6"/>
    <w:rsid w:val="00C97D28"/>
    <w:rsid w:val="00CA094A"/>
    <w:rsid w:val="00CA20EA"/>
    <w:rsid w:val="00CA2376"/>
    <w:rsid w:val="00CA23EB"/>
    <w:rsid w:val="00CA26BA"/>
    <w:rsid w:val="00CA2F97"/>
    <w:rsid w:val="00CA3327"/>
    <w:rsid w:val="00CA3751"/>
    <w:rsid w:val="00CA4AF6"/>
    <w:rsid w:val="00CA580E"/>
    <w:rsid w:val="00CA65A5"/>
    <w:rsid w:val="00CA6EBF"/>
    <w:rsid w:val="00CA7CD1"/>
    <w:rsid w:val="00CA7DF0"/>
    <w:rsid w:val="00CA7DF3"/>
    <w:rsid w:val="00CB03C0"/>
    <w:rsid w:val="00CB0B27"/>
    <w:rsid w:val="00CB0DAA"/>
    <w:rsid w:val="00CB2801"/>
    <w:rsid w:val="00CB4A03"/>
    <w:rsid w:val="00CB5C14"/>
    <w:rsid w:val="00CB608F"/>
    <w:rsid w:val="00CB70E5"/>
    <w:rsid w:val="00CB7737"/>
    <w:rsid w:val="00CB7ACC"/>
    <w:rsid w:val="00CC0568"/>
    <w:rsid w:val="00CC0B42"/>
    <w:rsid w:val="00CC1146"/>
    <w:rsid w:val="00CC1446"/>
    <w:rsid w:val="00CC1CFE"/>
    <w:rsid w:val="00CC2ECD"/>
    <w:rsid w:val="00CC3759"/>
    <w:rsid w:val="00CC4494"/>
    <w:rsid w:val="00CC4810"/>
    <w:rsid w:val="00CC4D43"/>
    <w:rsid w:val="00CC4D53"/>
    <w:rsid w:val="00CC50B8"/>
    <w:rsid w:val="00CC526F"/>
    <w:rsid w:val="00CC5842"/>
    <w:rsid w:val="00CC5EAF"/>
    <w:rsid w:val="00CC5F78"/>
    <w:rsid w:val="00CC602C"/>
    <w:rsid w:val="00CC6630"/>
    <w:rsid w:val="00CC67DA"/>
    <w:rsid w:val="00CC7D02"/>
    <w:rsid w:val="00CD0085"/>
    <w:rsid w:val="00CD069E"/>
    <w:rsid w:val="00CD1552"/>
    <w:rsid w:val="00CD1D7C"/>
    <w:rsid w:val="00CD204A"/>
    <w:rsid w:val="00CD2118"/>
    <w:rsid w:val="00CD2B04"/>
    <w:rsid w:val="00CD3129"/>
    <w:rsid w:val="00CD33CD"/>
    <w:rsid w:val="00CD3F8B"/>
    <w:rsid w:val="00CD4335"/>
    <w:rsid w:val="00CD4868"/>
    <w:rsid w:val="00CD48E3"/>
    <w:rsid w:val="00CD5813"/>
    <w:rsid w:val="00CD5BEB"/>
    <w:rsid w:val="00CD6398"/>
    <w:rsid w:val="00CD6946"/>
    <w:rsid w:val="00CD6BD2"/>
    <w:rsid w:val="00CD7071"/>
    <w:rsid w:val="00CD742A"/>
    <w:rsid w:val="00CE02EF"/>
    <w:rsid w:val="00CE0627"/>
    <w:rsid w:val="00CE0793"/>
    <w:rsid w:val="00CE089A"/>
    <w:rsid w:val="00CE0B97"/>
    <w:rsid w:val="00CE0F57"/>
    <w:rsid w:val="00CE14AB"/>
    <w:rsid w:val="00CE1B00"/>
    <w:rsid w:val="00CE1B70"/>
    <w:rsid w:val="00CE1CE6"/>
    <w:rsid w:val="00CE235F"/>
    <w:rsid w:val="00CE2398"/>
    <w:rsid w:val="00CE284C"/>
    <w:rsid w:val="00CE28D4"/>
    <w:rsid w:val="00CE2CB4"/>
    <w:rsid w:val="00CE3641"/>
    <w:rsid w:val="00CE3B99"/>
    <w:rsid w:val="00CE4491"/>
    <w:rsid w:val="00CE4501"/>
    <w:rsid w:val="00CE476F"/>
    <w:rsid w:val="00CE515C"/>
    <w:rsid w:val="00CE5510"/>
    <w:rsid w:val="00CE55A0"/>
    <w:rsid w:val="00CE570F"/>
    <w:rsid w:val="00CE57D6"/>
    <w:rsid w:val="00CE6117"/>
    <w:rsid w:val="00CE6207"/>
    <w:rsid w:val="00CE6A73"/>
    <w:rsid w:val="00CE6CE9"/>
    <w:rsid w:val="00CE708A"/>
    <w:rsid w:val="00CE74E4"/>
    <w:rsid w:val="00CE7679"/>
    <w:rsid w:val="00CE77F8"/>
    <w:rsid w:val="00CF06DD"/>
    <w:rsid w:val="00CF0AEC"/>
    <w:rsid w:val="00CF0F4F"/>
    <w:rsid w:val="00CF10E7"/>
    <w:rsid w:val="00CF10FE"/>
    <w:rsid w:val="00CF11EE"/>
    <w:rsid w:val="00CF20D8"/>
    <w:rsid w:val="00CF25A4"/>
    <w:rsid w:val="00CF3B68"/>
    <w:rsid w:val="00CF49D5"/>
    <w:rsid w:val="00CF4A4B"/>
    <w:rsid w:val="00CF4AA0"/>
    <w:rsid w:val="00CF527F"/>
    <w:rsid w:val="00CF573C"/>
    <w:rsid w:val="00CF5FFB"/>
    <w:rsid w:val="00CF66FF"/>
    <w:rsid w:val="00CF6C9E"/>
    <w:rsid w:val="00CF77EC"/>
    <w:rsid w:val="00CF7E4F"/>
    <w:rsid w:val="00CF7EBC"/>
    <w:rsid w:val="00D00866"/>
    <w:rsid w:val="00D00AEA"/>
    <w:rsid w:val="00D01DD6"/>
    <w:rsid w:val="00D02290"/>
    <w:rsid w:val="00D02A0B"/>
    <w:rsid w:val="00D02C6E"/>
    <w:rsid w:val="00D02E58"/>
    <w:rsid w:val="00D03BE6"/>
    <w:rsid w:val="00D04650"/>
    <w:rsid w:val="00D0494C"/>
    <w:rsid w:val="00D04C92"/>
    <w:rsid w:val="00D05589"/>
    <w:rsid w:val="00D0579A"/>
    <w:rsid w:val="00D0646B"/>
    <w:rsid w:val="00D064F3"/>
    <w:rsid w:val="00D065BE"/>
    <w:rsid w:val="00D074B5"/>
    <w:rsid w:val="00D07AD1"/>
    <w:rsid w:val="00D1020D"/>
    <w:rsid w:val="00D103E0"/>
    <w:rsid w:val="00D107DA"/>
    <w:rsid w:val="00D10D63"/>
    <w:rsid w:val="00D10FDE"/>
    <w:rsid w:val="00D11BD6"/>
    <w:rsid w:val="00D11F11"/>
    <w:rsid w:val="00D12210"/>
    <w:rsid w:val="00D12BB2"/>
    <w:rsid w:val="00D12D3B"/>
    <w:rsid w:val="00D1327B"/>
    <w:rsid w:val="00D14383"/>
    <w:rsid w:val="00D14D2E"/>
    <w:rsid w:val="00D14EAE"/>
    <w:rsid w:val="00D14EC3"/>
    <w:rsid w:val="00D15080"/>
    <w:rsid w:val="00D15638"/>
    <w:rsid w:val="00D162CC"/>
    <w:rsid w:val="00D162E6"/>
    <w:rsid w:val="00D1637E"/>
    <w:rsid w:val="00D16E25"/>
    <w:rsid w:val="00D2034F"/>
    <w:rsid w:val="00D20445"/>
    <w:rsid w:val="00D20E39"/>
    <w:rsid w:val="00D2157D"/>
    <w:rsid w:val="00D21A87"/>
    <w:rsid w:val="00D21DC7"/>
    <w:rsid w:val="00D22753"/>
    <w:rsid w:val="00D22764"/>
    <w:rsid w:val="00D22E06"/>
    <w:rsid w:val="00D23C20"/>
    <w:rsid w:val="00D23F57"/>
    <w:rsid w:val="00D2639C"/>
    <w:rsid w:val="00D267F7"/>
    <w:rsid w:val="00D271F1"/>
    <w:rsid w:val="00D27207"/>
    <w:rsid w:val="00D272BD"/>
    <w:rsid w:val="00D27316"/>
    <w:rsid w:val="00D27655"/>
    <w:rsid w:val="00D2794D"/>
    <w:rsid w:val="00D27E3F"/>
    <w:rsid w:val="00D30406"/>
    <w:rsid w:val="00D30BBD"/>
    <w:rsid w:val="00D30CAA"/>
    <w:rsid w:val="00D31370"/>
    <w:rsid w:val="00D320B5"/>
    <w:rsid w:val="00D320F1"/>
    <w:rsid w:val="00D32CB7"/>
    <w:rsid w:val="00D32FB5"/>
    <w:rsid w:val="00D33469"/>
    <w:rsid w:val="00D33706"/>
    <w:rsid w:val="00D3392A"/>
    <w:rsid w:val="00D33F1A"/>
    <w:rsid w:val="00D33FC4"/>
    <w:rsid w:val="00D344F9"/>
    <w:rsid w:val="00D34F26"/>
    <w:rsid w:val="00D351F6"/>
    <w:rsid w:val="00D355DC"/>
    <w:rsid w:val="00D36063"/>
    <w:rsid w:val="00D360FF"/>
    <w:rsid w:val="00D36706"/>
    <w:rsid w:val="00D36AF6"/>
    <w:rsid w:val="00D36B41"/>
    <w:rsid w:val="00D37B0B"/>
    <w:rsid w:val="00D4038E"/>
    <w:rsid w:val="00D4071A"/>
    <w:rsid w:val="00D40953"/>
    <w:rsid w:val="00D4128E"/>
    <w:rsid w:val="00D4131F"/>
    <w:rsid w:val="00D4161E"/>
    <w:rsid w:val="00D41D36"/>
    <w:rsid w:val="00D42134"/>
    <w:rsid w:val="00D42D6F"/>
    <w:rsid w:val="00D43457"/>
    <w:rsid w:val="00D43BC1"/>
    <w:rsid w:val="00D44229"/>
    <w:rsid w:val="00D448AF"/>
    <w:rsid w:val="00D44B34"/>
    <w:rsid w:val="00D44CFB"/>
    <w:rsid w:val="00D45413"/>
    <w:rsid w:val="00D458EE"/>
    <w:rsid w:val="00D45AD2"/>
    <w:rsid w:val="00D45F31"/>
    <w:rsid w:val="00D46370"/>
    <w:rsid w:val="00D463C8"/>
    <w:rsid w:val="00D46446"/>
    <w:rsid w:val="00D46485"/>
    <w:rsid w:val="00D46C04"/>
    <w:rsid w:val="00D46E63"/>
    <w:rsid w:val="00D47245"/>
    <w:rsid w:val="00D47657"/>
    <w:rsid w:val="00D5045C"/>
    <w:rsid w:val="00D5072E"/>
    <w:rsid w:val="00D50734"/>
    <w:rsid w:val="00D50C4E"/>
    <w:rsid w:val="00D50FAD"/>
    <w:rsid w:val="00D511DA"/>
    <w:rsid w:val="00D51F32"/>
    <w:rsid w:val="00D526AE"/>
    <w:rsid w:val="00D52DA4"/>
    <w:rsid w:val="00D52E22"/>
    <w:rsid w:val="00D53C59"/>
    <w:rsid w:val="00D53DE9"/>
    <w:rsid w:val="00D53F4B"/>
    <w:rsid w:val="00D5468F"/>
    <w:rsid w:val="00D54EFF"/>
    <w:rsid w:val="00D55374"/>
    <w:rsid w:val="00D555C5"/>
    <w:rsid w:val="00D55B21"/>
    <w:rsid w:val="00D56AD9"/>
    <w:rsid w:val="00D56D36"/>
    <w:rsid w:val="00D574DC"/>
    <w:rsid w:val="00D57682"/>
    <w:rsid w:val="00D57B90"/>
    <w:rsid w:val="00D60200"/>
    <w:rsid w:val="00D6023C"/>
    <w:rsid w:val="00D6027E"/>
    <w:rsid w:val="00D604C2"/>
    <w:rsid w:val="00D62A5A"/>
    <w:rsid w:val="00D62B30"/>
    <w:rsid w:val="00D630AB"/>
    <w:rsid w:val="00D653F3"/>
    <w:rsid w:val="00D661B5"/>
    <w:rsid w:val="00D66510"/>
    <w:rsid w:val="00D668C0"/>
    <w:rsid w:val="00D6761F"/>
    <w:rsid w:val="00D6762A"/>
    <w:rsid w:val="00D70AF3"/>
    <w:rsid w:val="00D70FF4"/>
    <w:rsid w:val="00D719A4"/>
    <w:rsid w:val="00D71CFC"/>
    <w:rsid w:val="00D726DF"/>
    <w:rsid w:val="00D73214"/>
    <w:rsid w:val="00D751B5"/>
    <w:rsid w:val="00D75320"/>
    <w:rsid w:val="00D755E6"/>
    <w:rsid w:val="00D757C4"/>
    <w:rsid w:val="00D75811"/>
    <w:rsid w:val="00D75B48"/>
    <w:rsid w:val="00D75C29"/>
    <w:rsid w:val="00D75DF8"/>
    <w:rsid w:val="00D75E2D"/>
    <w:rsid w:val="00D764BC"/>
    <w:rsid w:val="00D765E2"/>
    <w:rsid w:val="00D76696"/>
    <w:rsid w:val="00D76800"/>
    <w:rsid w:val="00D76C98"/>
    <w:rsid w:val="00D770C9"/>
    <w:rsid w:val="00D771C3"/>
    <w:rsid w:val="00D7725B"/>
    <w:rsid w:val="00D774FA"/>
    <w:rsid w:val="00D77EBC"/>
    <w:rsid w:val="00D80873"/>
    <w:rsid w:val="00D80883"/>
    <w:rsid w:val="00D809BE"/>
    <w:rsid w:val="00D8130F"/>
    <w:rsid w:val="00D81676"/>
    <w:rsid w:val="00D81685"/>
    <w:rsid w:val="00D825BB"/>
    <w:rsid w:val="00D82C8B"/>
    <w:rsid w:val="00D82DF7"/>
    <w:rsid w:val="00D832E3"/>
    <w:rsid w:val="00D83427"/>
    <w:rsid w:val="00D838D1"/>
    <w:rsid w:val="00D83B92"/>
    <w:rsid w:val="00D83CF7"/>
    <w:rsid w:val="00D841A3"/>
    <w:rsid w:val="00D842DF"/>
    <w:rsid w:val="00D8480F"/>
    <w:rsid w:val="00D84950"/>
    <w:rsid w:val="00D851F6"/>
    <w:rsid w:val="00D85DF0"/>
    <w:rsid w:val="00D86958"/>
    <w:rsid w:val="00D86C2F"/>
    <w:rsid w:val="00D87377"/>
    <w:rsid w:val="00D87833"/>
    <w:rsid w:val="00D90047"/>
    <w:rsid w:val="00D9088F"/>
    <w:rsid w:val="00D911C8"/>
    <w:rsid w:val="00D9146C"/>
    <w:rsid w:val="00D919FA"/>
    <w:rsid w:val="00D91A3B"/>
    <w:rsid w:val="00D91CF2"/>
    <w:rsid w:val="00D92320"/>
    <w:rsid w:val="00D930C1"/>
    <w:rsid w:val="00D933CE"/>
    <w:rsid w:val="00D935C7"/>
    <w:rsid w:val="00D93985"/>
    <w:rsid w:val="00D93E3D"/>
    <w:rsid w:val="00D951B1"/>
    <w:rsid w:val="00D9526E"/>
    <w:rsid w:val="00D95370"/>
    <w:rsid w:val="00D9543E"/>
    <w:rsid w:val="00D95760"/>
    <w:rsid w:val="00D95FDA"/>
    <w:rsid w:val="00D9721A"/>
    <w:rsid w:val="00D97262"/>
    <w:rsid w:val="00D97555"/>
    <w:rsid w:val="00D97742"/>
    <w:rsid w:val="00D979B5"/>
    <w:rsid w:val="00D97B22"/>
    <w:rsid w:val="00D97F26"/>
    <w:rsid w:val="00DA0C51"/>
    <w:rsid w:val="00DA0C95"/>
    <w:rsid w:val="00DA1625"/>
    <w:rsid w:val="00DA182A"/>
    <w:rsid w:val="00DA1FF8"/>
    <w:rsid w:val="00DA2487"/>
    <w:rsid w:val="00DA30C5"/>
    <w:rsid w:val="00DA38CF"/>
    <w:rsid w:val="00DA3A24"/>
    <w:rsid w:val="00DA3F43"/>
    <w:rsid w:val="00DA4796"/>
    <w:rsid w:val="00DA4B3D"/>
    <w:rsid w:val="00DA4C94"/>
    <w:rsid w:val="00DA579F"/>
    <w:rsid w:val="00DA6062"/>
    <w:rsid w:val="00DA606F"/>
    <w:rsid w:val="00DA609F"/>
    <w:rsid w:val="00DA62B8"/>
    <w:rsid w:val="00DA693C"/>
    <w:rsid w:val="00DA7070"/>
    <w:rsid w:val="00DA77D4"/>
    <w:rsid w:val="00DA7A71"/>
    <w:rsid w:val="00DA7EDE"/>
    <w:rsid w:val="00DB08B0"/>
    <w:rsid w:val="00DB1306"/>
    <w:rsid w:val="00DB1B0C"/>
    <w:rsid w:val="00DB1CCD"/>
    <w:rsid w:val="00DB2992"/>
    <w:rsid w:val="00DB3293"/>
    <w:rsid w:val="00DB42B9"/>
    <w:rsid w:val="00DB4EA7"/>
    <w:rsid w:val="00DB5CCE"/>
    <w:rsid w:val="00DB65FA"/>
    <w:rsid w:val="00DB6996"/>
    <w:rsid w:val="00DB751F"/>
    <w:rsid w:val="00DB7A2A"/>
    <w:rsid w:val="00DC0178"/>
    <w:rsid w:val="00DC0547"/>
    <w:rsid w:val="00DC07BF"/>
    <w:rsid w:val="00DC07F8"/>
    <w:rsid w:val="00DC0CF4"/>
    <w:rsid w:val="00DC0F71"/>
    <w:rsid w:val="00DC0F7B"/>
    <w:rsid w:val="00DC12E6"/>
    <w:rsid w:val="00DC1909"/>
    <w:rsid w:val="00DC1B1B"/>
    <w:rsid w:val="00DC23D2"/>
    <w:rsid w:val="00DC2AB6"/>
    <w:rsid w:val="00DC2D27"/>
    <w:rsid w:val="00DC3780"/>
    <w:rsid w:val="00DC39EA"/>
    <w:rsid w:val="00DC3A41"/>
    <w:rsid w:val="00DC3E83"/>
    <w:rsid w:val="00DC46CA"/>
    <w:rsid w:val="00DC48CA"/>
    <w:rsid w:val="00DC4A71"/>
    <w:rsid w:val="00DC4F26"/>
    <w:rsid w:val="00DC5358"/>
    <w:rsid w:val="00DC5637"/>
    <w:rsid w:val="00DC5811"/>
    <w:rsid w:val="00DC5FA6"/>
    <w:rsid w:val="00DC695B"/>
    <w:rsid w:val="00DC6B21"/>
    <w:rsid w:val="00DC7262"/>
    <w:rsid w:val="00DC747D"/>
    <w:rsid w:val="00DC7936"/>
    <w:rsid w:val="00DC79DA"/>
    <w:rsid w:val="00DC7FA4"/>
    <w:rsid w:val="00DD0313"/>
    <w:rsid w:val="00DD035A"/>
    <w:rsid w:val="00DD0CF6"/>
    <w:rsid w:val="00DD1458"/>
    <w:rsid w:val="00DD15C4"/>
    <w:rsid w:val="00DD28E5"/>
    <w:rsid w:val="00DD32BC"/>
    <w:rsid w:val="00DD34AB"/>
    <w:rsid w:val="00DD39B1"/>
    <w:rsid w:val="00DD3EE1"/>
    <w:rsid w:val="00DD4182"/>
    <w:rsid w:val="00DD430D"/>
    <w:rsid w:val="00DD43FE"/>
    <w:rsid w:val="00DD57AB"/>
    <w:rsid w:val="00DD59EC"/>
    <w:rsid w:val="00DD5B34"/>
    <w:rsid w:val="00DD646C"/>
    <w:rsid w:val="00DD6784"/>
    <w:rsid w:val="00DD7970"/>
    <w:rsid w:val="00DE00B8"/>
    <w:rsid w:val="00DE108C"/>
    <w:rsid w:val="00DE11C6"/>
    <w:rsid w:val="00DE141F"/>
    <w:rsid w:val="00DE1E95"/>
    <w:rsid w:val="00DE22B7"/>
    <w:rsid w:val="00DE279D"/>
    <w:rsid w:val="00DE2A94"/>
    <w:rsid w:val="00DE2E01"/>
    <w:rsid w:val="00DE3257"/>
    <w:rsid w:val="00DE332C"/>
    <w:rsid w:val="00DE38F8"/>
    <w:rsid w:val="00DE3915"/>
    <w:rsid w:val="00DE3D87"/>
    <w:rsid w:val="00DE404F"/>
    <w:rsid w:val="00DE4B9B"/>
    <w:rsid w:val="00DE54AC"/>
    <w:rsid w:val="00DE54DA"/>
    <w:rsid w:val="00DE59BC"/>
    <w:rsid w:val="00DE5FB6"/>
    <w:rsid w:val="00DE69C0"/>
    <w:rsid w:val="00DE6F83"/>
    <w:rsid w:val="00DF0044"/>
    <w:rsid w:val="00DF0667"/>
    <w:rsid w:val="00DF0768"/>
    <w:rsid w:val="00DF0A61"/>
    <w:rsid w:val="00DF0B6D"/>
    <w:rsid w:val="00DF0C10"/>
    <w:rsid w:val="00DF0EAE"/>
    <w:rsid w:val="00DF1255"/>
    <w:rsid w:val="00DF150A"/>
    <w:rsid w:val="00DF1C48"/>
    <w:rsid w:val="00DF289D"/>
    <w:rsid w:val="00DF2E67"/>
    <w:rsid w:val="00DF31C7"/>
    <w:rsid w:val="00DF3C26"/>
    <w:rsid w:val="00DF3E26"/>
    <w:rsid w:val="00DF40C8"/>
    <w:rsid w:val="00DF4606"/>
    <w:rsid w:val="00DF512D"/>
    <w:rsid w:val="00DF58F1"/>
    <w:rsid w:val="00DF5F47"/>
    <w:rsid w:val="00DF5FDD"/>
    <w:rsid w:val="00DF6219"/>
    <w:rsid w:val="00DF695F"/>
    <w:rsid w:val="00DF6BE3"/>
    <w:rsid w:val="00DF7409"/>
    <w:rsid w:val="00DF7B96"/>
    <w:rsid w:val="00DF7E2F"/>
    <w:rsid w:val="00DF7FBA"/>
    <w:rsid w:val="00E0026A"/>
    <w:rsid w:val="00E004FA"/>
    <w:rsid w:val="00E01FE6"/>
    <w:rsid w:val="00E02143"/>
    <w:rsid w:val="00E02792"/>
    <w:rsid w:val="00E03A3E"/>
    <w:rsid w:val="00E03AFE"/>
    <w:rsid w:val="00E03E4B"/>
    <w:rsid w:val="00E040C4"/>
    <w:rsid w:val="00E042A0"/>
    <w:rsid w:val="00E051B5"/>
    <w:rsid w:val="00E0522B"/>
    <w:rsid w:val="00E05BC6"/>
    <w:rsid w:val="00E05EA0"/>
    <w:rsid w:val="00E06A70"/>
    <w:rsid w:val="00E076A7"/>
    <w:rsid w:val="00E10304"/>
    <w:rsid w:val="00E106B6"/>
    <w:rsid w:val="00E10CDA"/>
    <w:rsid w:val="00E11746"/>
    <w:rsid w:val="00E11F17"/>
    <w:rsid w:val="00E11F76"/>
    <w:rsid w:val="00E129FF"/>
    <w:rsid w:val="00E13211"/>
    <w:rsid w:val="00E13657"/>
    <w:rsid w:val="00E13A27"/>
    <w:rsid w:val="00E13B37"/>
    <w:rsid w:val="00E14985"/>
    <w:rsid w:val="00E14CBF"/>
    <w:rsid w:val="00E14F5C"/>
    <w:rsid w:val="00E15591"/>
    <w:rsid w:val="00E15885"/>
    <w:rsid w:val="00E16422"/>
    <w:rsid w:val="00E168C8"/>
    <w:rsid w:val="00E16A3C"/>
    <w:rsid w:val="00E16C36"/>
    <w:rsid w:val="00E16CDC"/>
    <w:rsid w:val="00E16D78"/>
    <w:rsid w:val="00E171BC"/>
    <w:rsid w:val="00E175C3"/>
    <w:rsid w:val="00E2002A"/>
    <w:rsid w:val="00E200D3"/>
    <w:rsid w:val="00E205C1"/>
    <w:rsid w:val="00E206C2"/>
    <w:rsid w:val="00E20CEF"/>
    <w:rsid w:val="00E21291"/>
    <w:rsid w:val="00E217AE"/>
    <w:rsid w:val="00E21B27"/>
    <w:rsid w:val="00E22287"/>
    <w:rsid w:val="00E22413"/>
    <w:rsid w:val="00E23446"/>
    <w:rsid w:val="00E23500"/>
    <w:rsid w:val="00E23617"/>
    <w:rsid w:val="00E23ADB"/>
    <w:rsid w:val="00E24383"/>
    <w:rsid w:val="00E24832"/>
    <w:rsid w:val="00E24D5B"/>
    <w:rsid w:val="00E24FBA"/>
    <w:rsid w:val="00E2596D"/>
    <w:rsid w:val="00E25C7B"/>
    <w:rsid w:val="00E25EE1"/>
    <w:rsid w:val="00E261AB"/>
    <w:rsid w:val="00E266EA"/>
    <w:rsid w:val="00E27253"/>
    <w:rsid w:val="00E303F3"/>
    <w:rsid w:val="00E30522"/>
    <w:rsid w:val="00E30A63"/>
    <w:rsid w:val="00E30C10"/>
    <w:rsid w:val="00E3149A"/>
    <w:rsid w:val="00E3164D"/>
    <w:rsid w:val="00E31770"/>
    <w:rsid w:val="00E319DB"/>
    <w:rsid w:val="00E31E18"/>
    <w:rsid w:val="00E328C1"/>
    <w:rsid w:val="00E32A84"/>
    <w:rsid w:val="00E32DAB"/>
    <w:rsid w:val="00E33AE2"/>
    <w:rsid w:val="00E3458E"/>
    <w:rsid w:val="00E34731"/>
    <w:rsid w:val="00E34A59"/>
    <w:rsid w:val="00E34DAF"/>
    <w:rsid w:val="00E3536E"/>
    <w:rsid w:val="00E355B2"/>
    <w:rsid w:val="00E35EA7"/>
    <w:rsid w:val="00E35F11"/>
    <w:rsid w:val="00E3616C"/>
    <w:rsid w:val="00E36231"/>
    <w:rsid w:val="00E4012E"/>
    <w:rsid w:val="00E40241"/>
    <w:rsid w:val="00E40A27"/>
    <w:rsid w:val="00E41034"/>
    <w:rsid w:val="00E411C1"/>
    <w:rsid w:val="00E415F5"/>
    <w:rsid w:val="00E41689"/>
    <w:rsid w:val="00E41EF0"/>
    <w:rsid w:val="00E420D7"/>
    <w:rsid w:val="00E42361"/>
    <w:rsid w:val="00E426FB"/>
    <w:rsid w:val="00E42797"/>
    <w:rsid w:val="00E4293D"/>
    <w:rsid w:val="00E43131"/>
    <w:rsid w:val="00E43584"/>
    <w:rsid w:val="00E43606"/>
    <w:rsid w:val="00E43866"/>
    <w:rsid w:val="00E44515"/>
    <w:rsid w:val="00E44A83"/>
    <w:rsid w:val="00E44E93"/>
    <w:rsid w:val="00E45046"/>
    <w:rsid w:val="00E45CE3"/>
    <w:rsid w:val="00E4626B"/>
    <w:rsid w:val="00E4661C"/>
    <w:rsid w:val="00E46A80"/>
    <w:rsid w:val="00E46B85"/>
    <w:rsid w:val="00E47C86"/>
    <w:rsid w:val="00E50A1D"/>
    <w:rsid w:val="00E519BF"/>
    <w:rsid w:val="00E51BCA"/>
    <w:rsid w:val="00E51DCE"/>
    <w:rsid w:val="00E51DF6"/>
    <w:rsid w:val="00E5212E"/>
    <w:rsid w:val="00E526FA"/>
    <w:rsid w:val="00E52C70"/>
    <w:rsid w:val="00E53CC3"/>
    <w:rsid w:val="00E53DAB"/>
    <w:rsid w:val="00E542BE"/>
    <w:rsid w:val="00E54DE4"/>
    <w:rsid w:val="00E54F7F"/>
    <w:rsid w:val="00E55810"/>
    <w:rsid w:val="00E55931"/>
    <w:rsid w:val="00E55FB4"/>
    <w:rsid w:val="00E5608D"/>
    <w:rsid w:val="00E560EF"/>
    <w:rsid w:val="00E56A75"/>
    <w:rsid w:val="00E56D70"/>
    <w:rsid w:val="00E579B1"/>
    <w:rsid w:val="00E57CB9"/>
    <w:rsid w:val="00E6034C"/>
    <w:rsid w:val="00E60912"/>
    <w:rsid w:val="00E60A64"/>
    <w:rsid w:val="00E60D66"/>
    <w:rsid w:val="00E61390"/>
    <w:rsid w:val="00E62459"/>
    <w:rsid w:val="00E62ED0"/>
    <w:rsid w:val="00E63724"/>
    <w:rsid w:val="00E63771"/>
    <w:rsid w:val="00E63F94"/>
    <w:rsid w:val="00E64222"/>
    <w:rsid w:val="00E6454B"/>
    <w:rsid w:val="00E64A65"/>
    <w:rsid w:val="00E64BDA"/>
    <w:rsid w:val="00E64BE7"/>
    <w:rsid w:val="00E64FFE"/>
    <w:rsid w:val="00E6556B"/>
    <w:rsid w:val="00E6577F"/>
    <w:rsid w:val="00E65A14"/>
    <w:rsid w:val="00E66713"/>
    <w:rsid w:val="00E670C0"/>
    <w:rsid w:val="00E67F34"/>
    <w:rsid w:val="00E703D6"/>
    <w:rsid w:val="00E704A9"/>
    <w:rsid w:val="00E7166D"/>
    <w:rsid w:val="00E71726"/>
    <w:rsid w:val="00E71D45"/>
    <w:rsid w:val="00E71E05"/>
    <w:rsid w:val="00E72487"/>
    <w:rsid w:val="00E724A0"/>
    <w:rsid w:val="00E724C9"/>
    <w:rsid w:val="00E72CEA"/>
    <w:rsid w:val="00E73406"/>
    <w:rsid w:val="00E73832"/>
    <w:rsid w:val="00E74241"/>
    <w:rsid w:val="00E74792"/>
    <w:rsid w:val="00E74C8F"/>
    <w:rsid w:val="00E75118"/>
    <w:rsid w:val="00E7516F"/>
    <w:rsid w:val="00E7547A"/>
    <w:rsid w:val="00E75757"/>
    <w:rsid w:val="00E757BC"/>
    <w:rsid w:val="00E758FA"/>
    <w:rsid w:val="00E76802"/>
    <w:rsid w:val="00E76898"/>
    <w:rsid w:val="00E76B2A"/>
    <w:rsid w:val="00E7788E"/>
    <w:rsid w:val="00E77A6B"/>
    <w:rsid w:val="00E80138"/>
    <w:rsid w:val="00E80B04"/>
    <w:rsid w:val="00E80DC1"/>
    <w:rsid w:val="00E81377"/>
    <w:rsid w:val="00E81A92"/>
    <w:rsid w:val="00E81A9A"/>
    <w:rsid w:val="00E81D5C"/>
    <w:rsid w:val="00E82006"/>
    <w:rsid w:val="00E823F8"/>
    <w:rsid w:val="00E82717"/>
    <w:rsid w:val="00E8287F"/>
    <w:rsid w:val="00E828D9"/>
    <w:rsid w:val="00E82E36"/>
    <w:rsid w:val="00E82F03"/>
    <w:rsid w:val="00E8303A"/>
    <w:rsid w:val="00E83F2F"/>
    <w:rsid w:val="00E8463E"/>
    <w:rsid w:val="00E8544D"/>
    <w:rsid w:val="00E8546F"/>
    <w:rsid w:val="00E8553E"/>
    <w:rsid w:val="00E858EE"/>
    <w:rsid w:val="00E911D1"/>
    <w:rsid w:val="00E91C5A"/>
    <w:rsid w:val="00E9224E"/>
    <w:rsid w:val="00E92C87"/>
    <w:rsid w:val="00E92C96"/>
    <w:rsid w:val="00E93592"/>
    <w:rsid w:val="00E93B8A"/>
    <w:rsid w:val="00E93D8D"/>
    <w:rsid w:val="00E94A35"/>
    <w:rsid w:val="00E94CC8"/>
    <w:rsid w:val="00E95038"/>
    <w:rsid w:val="00E954A1"/>
    <w:rsid w:val="00E95714"/>
    <w:rsid w:val="00E968BE"/>
    <w:rsid w:val="00E968D8"/>
    <w:rsid w:val="00E97F31"/>
    <w:rsid w:val="00E97FEF"/>
    <w:rsid w:val="00EA0057"/>
    <w:rsid w:val="00EA03B1"/>
    <w:rsid w:val="00EA07DC"/>
    <w:rsid w:val="00EA0AC4"/>
    <w:rsid w:val="00EA17A1"/>
    <w:rsid w:val="00EA1F69"/>
    <w:rsid w:val="00EA1FC7"/>
    <w:rsid w:val="00EA2208"/>
    <w:rsid w:val="00EA2488"/>
    <w:rsid w:val="00EA2B90"/>
    <w:rsid w:val="00EA3629"/>
    <w:rsid w:val="00EA3646"/>
    <w:rsid w:val="00EA3C2C"/>
    <w:rsid w:val="00EA3EA2"/>
    <w:rsid w:val="00EA3F88"/>
    <w:rsid w:val="00EA495A"/>
    <w:rsid w:val="00EA4D35"/>
    <w:rsid w:val="00EA4DD0"/>
    <w:rsid w:val="00EA4ECF"/>
    <w:rsid w:val="00EA5B74"/>
    <w:rsid w:val="00EA6049"/>
    <w:rsid w:val="00EA6568"/>
    <w:rsid w:val="00EA67BB"/>
    <w:rsid w:val="00EA6D36"/>
    <w:rsid w:val="00EA726D"/>
    <w:rsid w:val="00EA74F8"/>
    <w:rsid w:val="00EA7702"/>
    <w:rsid w:val="00EA772D"/>
    <w:rsid w:val="00EA7E7E"/>
    <w:rsid w:val="00EB03AC"/>
    <w:rsid w:val="00EB0D66"/>
    <w:rsid w:val="00EB155B"/>
    <w:rsid w:val="00EB17D6"/>
    <w:rsid w:val="00EB1960"/>
    <w:rsid w:val="00EB250A"/>
    <w:rsid w:val="00EB2974"/>
    <w:rsid w:val="00EB2C09"/>
    <w:rsid w:val="00EB2F41"/>
    <w:rsid w:val="00EB360F"/>
    <w:rsid w:val="00EB3BE0"/>
    <w:rsid w:val="00EB3CB9"/>
    <w:rsid w:val="00EB4633"/>
    <w:rsid w:val="00EB5221"/>
    <w:rsid w:val="00EB5CB9"/>
    <w:rsid w:val="00EB5D2C"/>
    <w:rsid w:val="00EB6129"/>
    <w:rsid w:val="00EB71C4"/>
    <w:rsid w:val="00EB77C1"/>
    <w:rsid w:val="00EC0310"/>
    <w:rsid w:val="00EC0392"/>
    <w:rsid w:val="00EC0AFE"/>
    <w:rsid w:val="00EC0DF5"/>
    <w:rsid w:val="00EC1979"/>
    <w:rsid w:val="00EC1CD7"/>
    <w:rsid w:val="00EC1DEF"/>
    <w:rsid w:val="00EC220C"/>
    <w:rsid w:val="00EC2476"/>
    <w:rsid w:val="00EC26A0"/>
    <w:rsid w:val="00EC2BD9"/>
    <w:rsid w:val="00EC2D52"/>
    <w:rsid w:val="00EC2ECE"/>
    <w:rsid w:val="00EC3922"/>
    <w:rsid w:val="00EC3AAB"/>
    <w:rsid w:val="00EC3B0B"/>
    <w:rsid w:val="00EC4868"/>
    <w:rsid w:val="00EC4CB4"/>
    <w:rsid w:val="00EC5128"/>
    <w:rsid w:val="00EC6043"/>
    <w:rsid w:val="00EC6234"/>
    <w:rsid w:val="00EC647A"/>
    <w:rsid w:val="00EC663D"/>
    <w:rsid w:val="00EC7328"/>
    <w:rsid w:val="00EC7500"/>
    <w:rsid w:val="00EC7525"/>
    <w:rsid w:val="00EC7AED"/>
    <w:rsid w:val="00ED06F3"/>
    <w:rsid w:val="00ED0735"/>
    <w:rsid w:val="00ED0887"/>
    <w:rsid w:val="00ED0E07"/>
    <w:rsid w:val="00ED1814"/>
    <w:rsid w:val="00ED31E6"/>
    <w:rsid w:val="00ED3537"/>
    <w:rsid w:val="00ED38AF"/>
    <w:rsid w:val="00ED3CD3"/>
    <w:rsid w:val="00ED4892"/>
    <w:rsid w:val="00ED4C0B"/>
    <w:rsid w:val="00ED501E"/>
    <w:rsid w:val="00ED5028"/>
    <w:rsid w:val="00ED584D"/>
    <w:rsid w:val="00ED5A29"/>
    <w:rsid w:val="00ED6381"/>
    <w:rsid w:val="00ED6789"/>
    <w:rsid w:val="00ED6B2C"/>
    <w:rsid w:val="00ED6D0A"/>
    <w:rsid w:val="00ED6FBC"/>
    <w:rsid w:val="00ED75C4"/>
    <w:rsid w:val="00ED7CBA"/>
    <w:rsid w:val="00ED7CE9"/>
    <w:rsid w:val="00ED7D2A"/>
    <w:rsid w:val="00EE01C8"/>
    <w:rsid w:val="00EE0201"/>
    <w:rsid w:val="00EE105E"/>
    <w:rsid w:val="00EE18DC"/>
    <w:rsid w:val="00EE2011"/>
    <w:rsid w:val="00EE2EF2"/>
    <w:rsid w:val="00EE2F84"/>
    <w:rsid w:val="00EE36E6"/>
    <w:rsid w:val="00EE3B59"/>
    <w:rsid w:val="00EE41D7"/>
    <w:rsid w:val="00EE492F"/>
    <w:rsid w:val="00EE53D6"/>
    <w:rsid w:val="00EE5482"/>
    <w:rsid w:val="00EE56F3"/>
    <w:rsid w:val="00EE63AB"/>
    <w:rsid w:val="00EF0449"/>
    <w:rsid w:val="00EF0E85"/>
    <w:rsid w:val="00EF2115"/>
    <w:rsid w:val="00EF259A"/>
    <w:rsid w:val="00EF2982"/>
    <w:rsid w:val="00EF2C14"/>
    <w:rsid w:val="00EF32C0"/>
    <w:rsid w:val="00EF4C2E"/>
    <w:rsid w:val="00EF4C31"/>
    <w:rsid w:val="00EF4F1A"/>
    <w:rsid w:val="00EF4F78"/>
    <w:rsid w:val="00EF5877"/>
    <w:rsid w:val="00EF58BE"/>
    <w:rsid w:val="00EF5A3B"/>
    <w:rsid w:val="00EF63C3"/>
    <w:rsid w:val="00EF63ED"/>
    <w:rsid w:val="00EF6A21"/>
    <w:rsid w:val="00EF718D"/>
    <w:rsid w:val="00EF7392"/>
    <w:rsid w:val="00EF7801"/>
    <w:rsid w:val="00F00073"/>
    <w:rsid w:val="00F000B3"/>
    <w:rsid w:val="00F00251"/>
    <w:rsid w:val="00F0039C"/>
    <w:rsid w:val="00F00498"/>
    <w:rsid w:val="00F004EF"/>
    <w:rsid w:val="00F00860"/>
    <w:rsid w:val="00F00920"/>
    <w:rsid w:val="00F00CBB"/>
    <w:rsid w:val="00F0134A"/>
    <w:rsid w:val="00F0231C"/>
    <w:rsid w:val="00F0259E"/>
    <w:rsid w:val="00F02E5E"/>
    <w:rsid w:val="00F02F48"/>
    <w:rsid w:val="00F02F7F"/>
    <w:rsid w:val="00F036F9"/>
    <w:rsid w:val="00F048AE"/>
    <w:rsid w:val="00F05136"/>
    <w:rsid w:val="00F05E78"/>
    <w:rsid w:val="00F06ACA"/>
    <w:rsid w:val="00F06BB0"/>
    <w:rsid w:val="00F06C75"/>
    <w:rsid w:val="00F06C87"/>
    <w:rsid w:val="00F06F73"/>
    <w:rsid w:val="00F07FE3"/>
    <w:rsid w:val="00F10179"/>
    <w:rsid w:val="00F10C4A"/>
    <w:rsid w:val="00F10E3F"/>
    <w:rsid w:val="00F11660"/>
    <w:rsid w:val="00F11C26"/>
    <w:rsid w:val="00F11C87"/>
    <w:rsid w:val="00F11CB0"/>
    <w:rsid w:val="00F11DA1"/>
    <w:rsid w:val="00F12F50"/>
    <w:rsid w:val="00F13056"/>
    <w:rsid w:val="00F133D2"/>
    <w:rsid w:val="00F13867"/>
    <w:rsid w:val="00F1421B"/>
    <w:rsid w:val="00F14926"/>
    <w:rsid w:val="00F15DE5"/>
    <w:rsid w:val="00F15F25"/>
    <w:rsid w:val="00F16BB2"/>
    <w:rsid w:val="00F17133"/>
    <w:rsid w:val="00F1729B"/>
    <w:rsid w:val="00F17DAB"/>
    <w:rsid w:val="00F17FE6"/>
    <w:rsid w:val="00F21021"/>
    <w:rsid w:val="00F21410"/>
    <w:rsid w:val="00F220AC"/>
    <w:rsid w:val="00F228CA"/>
    <w:rsid w:val="00F232FD"/>
    <w:rsid w:val="00F23862"/>
    <w:rsid w:val="00F23AC5"/>
    <w:rsid w:val="00F23BCF"/>
    <w:rsid w:val="00F23F61"/>
    <w:rsid w:val="00F23FD5"/>
    <w:rsid w:val="00F247D4"/>
    <w:rsid w:val="00F2510A"/>
    <w:rsid w:val="00F2591B"/>
    <w:rsid w:val="00F259E5"/>
    <w:rsid w:val="00F25DEB"/>
    <w:rsid w:val="00F26400"/>
    <w:rsid w:val="00F266D3"/>
    <w:rsid w:val="00F26CFD"/>
    <w:rsid w:val="00F27062"/>
    <w:rsid w:val="00F306EC"/>
    <w:rsid w:val="00F30D3C"/>
    <w:rsid w:val="00F3101A"/>
    <w:rsid w:val="00F3117E"/>
    <w:rsid w:val="00F31F14"/>
    <w:rsid w:val="00F3240E"/>
    <w:rsid w:val="00F32462"/>
    <w:rsid w:val="00F32581"/>
    <w:rsid w:val="00F3297E"/>
    <w:rsid w:val="00F33042"/>
    <w:rsid w:val="00F33329"/>
    <w:rsid w:val="00F337B8"/>
    <w:rsid w:val="00F354AE"/>
    <w:rsid w:val="00F356BC"/>
    <w:rsid w:val="00F35BB2"/>
    <w:rsid w:val="00F35C56"/>
    <w:rsid w:val="00F35EC5"/>
    <w:rsid w:val="00F35F3D"/>
    <w:rsid w:val="00F364C0"/>
    <w:rsid w:val="00F36919"/>
    <w:rsid w:val="00F36E2B"/>
    <w:rsid w:val="00F406EB"/>
    <w:rsid w:val="00F4071D"/>
    <w:rsid w:val="00F40998"/>
    <w:rsid w:val="00F40AB5"/>
    <w:rsid w:val="00F41B9B"/>
    <w:rsid w:val="00F41EEB"/>
    <w:rsid w:val="00F426A8"/>
    <w:rsid w:val="00F42777"/>
    <w:rsid w:val="00F4340B"/>
    <w:rsid w:val="00F44674"/>
    <w:rsid w:val="00F4503E"/>
    <w:rsid w:val="00F45EC5"/>
    <w:rsid w:val="00F46022"/>
    <w:rsid w:val="00F467AA"/>
    <w:rsid w:val="00F4768E"/>
    <w:rsid w:val="00F50248"/>
    <w:rsid w:val="00F51334"/>
    <w:rsid w:val="00F51377"/>
    <w:rsid w:val="00F51B45"/>
    <w:rsid w:val="00F520F0"/>
    <w:rsid w:val="00F52344"/>
    <w:rsid w:val="00F52382"/>
    <w:rsid w:val="00F527E5"/>
    <w:rsid w:val="00F5326D"/>
    <w:rsid w:val="00F5339E"/>
    <w:rsid w:val="00F53BE7"/>
    <w:rsid w:val="00F53ED4"/>
    <w:rsid w:val="00F54226"/>
    <w:rsid w:val="00F54590"/>
    <w:rsid w:val="00F54BD9"/>
    <w:rsid w:val="00F54D2E"/>
    <w:rsid w:val="00F551A2"/>
    <w:rsid w:val="00F55500"/>
    <w:rsid w:val="00F5568B"/>
    <w:rsid w:val="00F559C6"/>
    <w:rsid w:val="00F55F49"/>
    <w:rsid w:val="00F56041"/>
    <w:rsid w:val="00F56670"/>
    <w:rsid w:val="00F56A77"/>
    <w:rsid w:val="00F574B1"/>
    <w:rsid w:val="00F57D36"/>
    <w:rsid w:val="00F6068D"/>
    <w:rsid w:val="00F60A6E"/>
    <w:rsid w:val="00F61013"/>
    <w:rsid w:val="00F61486"/>
    <w:rsid w:val="00F6153E"/>
    <w:rsid w:val="00F6158A"/>
    <w:rsid w:val="00F615F1"/>
    <w:rsid w:val="00F6166E"/>
    <w:rsid w:val="00F616D1"/>
    <w:rsid w:val="00F618F6"/>
    <w:rsid w:val="00F61E4C"/>
    <w:rsid w:val="00F62166"/>
    <w:rsid w:val="00F625E8"/>
    <w:rsid w:val="00F626BC"/>
    <w:rsid w:val="00F6287D"/>
    <w:rsid w:val="00F6337C"/>
    <w:rsid w:val="00F634AE"/>
    <w:rsid w:val="00F64A4B"/>
    <w:rsid w:val="00F64E4F"/>
    <w:rsid w:val="00F64FC9"/>
    <w:rsid w:val="00F65010"/>
    <w:rsid w:val="00F650C9"/>
    <w:rsid w:val="00F657E5"/>
    <w:rsid w:val="00F65F48"/>
    <w:rsid w:val="00F664BA"/>
    <w:rsid w:val="00F6657C"/>
    <w:rsid w:val="00F669A4"/>
    <w:rsid w:val="00F66C6E"/>
    <w:rsid w:val="00F66CEB"/>
    <w:rsid w:val="00F67486"/>
    <w:rsid w:val="00F67C76"/>
    <w:rsid w:val="00F70006"/>
    <w:rsid w:val="00F70CA4"/>
    <w:rsid w:val="00F71549"/>
    <w:rsid w:val="00F7167D"/>
    <w:rsid w:val="00F72228"/>
    <w:rsid w:val="00F722BE"/>
    <w:rsid w:val="00F73311"/>
    <w:rsid w:val="00F734CA"/>
    <w:rsid w:val="00F73539"/>
    <w:rsid w:val="00F736F5"/>
    <w:rsid w:val="00F738FD"/>
    <w:rsid w:val="00F73C8F"/>
    <w:rsid w:val="00F74A29"/>
    <w:rsid w:val="00F75260"/>
    <w:rsid w:val="00F75C56"/>
    <w:rsid w:val="00F7687D"/>
    <w:rsid w:val="00F80014"/>
    <w:rsid w:val="00F806CB"/>
    <w:rsid w:val="00F8083C"/>
    <w:rsid w:val="00F80CD6"/>
    <w:rsid w:val="00F80F24"/>
    <w:rsid w:val="00F81181"/>
    <w:rsid w:val="00F816CA"/>
    <w:rsid w:val="00F81742"/>
    <w:rsid w:val="00F81854"/>
    <w:rsid w:val="00F819AF"/>
    <w:rsid w:val="00F8388A"/>
    <w:rsid w:val="00F83BF6"/>
    <w:rsid w:val="00F83E35"/>
    <w:rsid w:val="00F84522"/>
    <w:rsid w:val="00F84731"/>
    <w:rsid w:val="00F848DC"/>
    <w:rsid w:val="00F84D0C"/>
    <w:rsid w:val="00F85116"/>
    <w:rsid w:val="00F852FC"/>
    <w:rsid w:val="00F85466"/>
    <w:rsid w:val="00F85ABC"/>
    <w:rsid w:val="00F85E7F"/>
    <w:rsid w:val="00F8670B"/>
    <w:rsid w:val="00F870AA"/>
    <w:rsid w:val="00F87A3F"/>
    <w:rsid w:val="00F87E56"/>
    <w:rsid w:val="00F87EA6"/>
    <w:rsid w:val="00F900E5"/>
    <w:rsid w:val="00F90247"/>
    <w:rsid w:val="00F90C76"/>
    <w:rsid w:val="00F910D4"/>
    <w:rsid w:val="00F912AA"/>
    <w:rsid w:val="00F91412"/>
    <w:rsid w:val="00F9256F"/>
    <w:rsid w:val="00F926C1"/>
    <w:rsid w:val="00F92967"/>
    <w:rsid w:val="00F93AC5"/>
    <w:rsid w:val="00F93B6D"/>
    <w:rsid w:val="00F9413D"/>
    <w:rsid w:val="00F9422F"/>
    <w:rsid w:val="00F943F1"/>
    <w:rsid w:val="00F947DB"/>
    <w:rsid w:val="00F947E2"/>
    <w:rsid w:val="00F94DE1"/>
    <w:rsid w:val="00F94DF4"/>
    <w:rsid w:val="00F9545D"/>
    <w:rsid w:val="00F970ED"/>
    <w:rsid w:val="00F971AF"/>
    <w:rsid w:val="00F97307"/>
    <w:rsid w:val="00F9747D"/>
    <w:rsid w:val="00F978ED"/>
    <w:rsid w:val="00F97D61"/>
    <w:rsid w:val="00F97DC4"/>
    <w:rsid w:val="00FA005E"/>
    <w:rsid w:val="00FA0220"/>
    <w:rsid w:val="00FA1296"/>
    <w:rsid w:val="00FA1D1D"/>
    <w:rsid w:val="00FA1DD6"/>
    <w:rsid w:val="00FA1DE2"/>
    <w:rsid w:val="00FA2073"/>
    <w:rsid w:val="00FA4AA8"/>
    <w:rsid w:val="00FA4DE4"/>
    <w:rsid w:val="00FA5780"/>
    <w:rsid w:val="00FA58D3"/>
    <w:rsid w:val="00FA5CE5"/>
    <w:rsid w:val="00FA69CD"/>
    <w:rsid w:val="00FA7088"/>
    <w:rsid w:val="00FA7A72"/>
    <w:rsid w:val="00FA7FC8"/>
    <w:rsid w:val="00FB06D2"/>
    <w:rsid w:val="00FB08DA"/>
    <w:rsid w:val="00FB123B"/>
    <w:rsid w:val="00FB12C9"/>
    <w:rsid w:val="00FB1482"/>
    <w:rsid w:val="00FB160D"/>
    <w:rsid w:val="00FB1F45"/>
    <w:rsid w:val="00FB215C"/>
    <w:rsid w:val="00FB2994"/>
    <w:rsid w:val="00FB2A7D"/>
    <w:rsid w:val="00FB2C19"/>
    <w:rsid w:val="00FB3F64"/>
    <w:rsid w:val="00FB5E30"/>
    <w:rsid w:val="00FB6097"/>
    <w:rsid w:val="00FB6608"/>
    <w:rsid w:val="00FB6825"/>
    <w:rsid w:val="00FB6F9F"/>
    <w:rsid w:val="00FB708D"/>
    <w:rsid w:val="00FB750A"/>
    <w:rsid w:val="00FB777A"/>
    <w:rsid w:val="00FB7A0E"/>
    <w:rsid w:val="00FC077B"/>
    <w:rsid w:val="00FC0A65"/>
    <w:rsid w:val="00FC0C26"/>
    <w:rsid w:val="00FC0DA5"/>
    <w:rsid w:val="00FC1239"/>
    <w:rsid w:val="00FC19D9"/>
    <w:rsid w:val="00FC1D64"/>
    <w:rsid w:val="00FC1E08"/>
    <w:rsid w:val="00FC238E"/>
    <w:rsid w:val="00FC25C6"/>
    <w:rsid w:val="00FC2B0F"/>
    <w:rsid w:val="00FC2C4E"/>
    <w:rsid w:val="00FC4AF4"/>
    <w:rsid w:val="00FC663E"/>
    <w:rsid w:val="00FC6B58"/>
    <w:rsid w:val="00FC6E53"/>
    <w:rsid w:val="00FC707B"/>
    <w:rsid w:val="00FC7F19"/>
    <w:rsid w:val="00FC7F68"/>
    <w:rsid w:val="00FD1122"/>
    <w:rsid w:val="00FD1A6B"/>
    <w:rsid w:val="00FD2049"/>
    <w:rsid w:val="00FD210C"/>
    <w:rsid w:val="00FD22A6"/>
    <w:rsid w:val="00FD3134"/>
    <w:rsid w:val="00FD33E3"/>
    <w:rsid w:val="00FD3560"/>
    <w:rsid w:val="00FD3D93"/>
    <w:rsid w:val="00FD3E56"/>
    <w:rsid w:val="00FD4319"/>
    <w:rsid w:val="00FD444B"/>
    <w:rsid w:val="00FD46AE"/>
    <w:rsid w:val="00FD4B09"/>
    <w:rsid w:val="00FD4B13"/>
    <w:rsid w:val="00FD4D23"/>
    <w:rsid w:val="00FD4DD5"/>
    <w:rsid w:val="00FD5899"/>
    <w:rsid w:val="00FD5CD3"/>
    <w:rsid w:val="00FD5D8B"/>
    <w:rsid w:val="00FD5E3D"/>
    <w:rsid w:val="00FD6866"/>
    <w:rsid w:val="00FD6C99"/>
    <w:rsid w:val="00FD704A"/>
    <w:rsid w:val="00FD7109"/>
    <w:rsid w:val="00FD7611"/>
    <w:rsid w:val="00FD7867"/>
    <w:rsid w:val="00FD7E1F"/>
    <w:rsid w:val="00FD7EC1"/>
    <w:rsid w:val="00FE026E"/>
    <w:rsid w:val="00FE040C"/>
    <w:rsid w:val="00FE0510"/>
    <w:rsid w:val="00FE09BA"/>
    <w:rsid w:val="00FE0B2A"/>
    <w:rsid w:val="00FE11F3"/>
    <w:rsid w:val="00FE2027"/>
    <w:rsid w:val="00FE2AB9"/>
    <w:rsid w:val="00FE33D2"/>
    <w:rsid w:val="00FE420F"/>
    <w:rsid w:val="00FE4510"/>
    <w:rsid w:val="00FE4951"/>
    <w:rsid w:val="00FE5186"/>
    <w:rsid w:val="00FE52BA"/>
    <w:rsid w:val="00FE5454"/>
    <w:rsid w:val="00FE5BB1"/>
    <w:rsid w:val="00FE6014"/>
    <w:rsid w:val="00FE60F8"/>
    <w:rsid w:val="00FE7052"/>
    <w:rsid w:val="00FF0099"/>
    <w:rsid w:val="00FF0746"/>
    <w:rsid w:val="00FF08F8"/>
    <w:rsid w:val="00FF0B25"/>
    <w:rsid w:val="00FF17E4"/>
    <w:rsid w:val="00FF1D10"/>
    <w:rsid w:val="00FF1D70"/>
    <w:rsid w:val="00FF232C"/>
    <w:rsid w:val="00FF25C9"/>
    <w:rsid w:val="00FF291F"/>
    <w:rsid w:val="00FF2B67"/>
    <w:rsid w:val="00FF2D63"/>
    <w:rsid w:val="00FF3076"/>
    <w:rsid w:val="00FF319C"/>
    <w:rsid w:val="00FF3978"/>
    <w:rsid w:val="00FF3DC6"/>
    <w:rsid w:val="00FF3DF8"/>
    <w:rsid w:val="00FF3FB2"/>
    <w:rsid w:val="00FF5BEA"/>
    <w:rsid w:val="00FF5BEC"/>
    <w:rsid w:val="00FF5C69"/>
    <w:rsid w:val="00FF5D0E"/>
    <w:rsid w:val="00FF5E69"/>
    <w:rsid w:val="00FF61A6"/>
    <w:rsid w:val="00FF6834"/>
    <w:rsid w:val="00FF765E"/>
    <w:rsid w:val="00FF7DB5"/>
    <w:rsid w:val="00FF7F3F"/>
    <w:rsid w:val="015BBCAE"/>
    <w:rsid w:val="0197F939"/>
    <w:rsid w:val="0216045F"/>
    <w:rsid w:val="02CDB1BD"/>
    <w:rsid w:val="0322A7C9"/>
    <w:rsid w:val="03452E57"/>
    <w:rsid w:val="037D5592"/>
    <w:rsid w:val="0402CB27"/>
    <w:rsid w:val="046C8EBF"/>
    <w:rsid w:val="04761F5C"/>
    <w:rsid w:val="04884A1E"/>
    <w:rsid w:val="04DCE952"/>
    <w:rsid w:val="04F9BD53"/>
    <w:rsid w:val="05E709FF"/>
    <w:rsid w:val="06397815"/>
    <w:rsid w:val="076CBA7C"/>
    <w:rsid w:val="08D9CE2C"/>
    <w:rsid w:val="092917E6"/>
    <w:rsid w:val="095E93A8"/>
    <w:rsid w:val="09971086"/>
    <w:rsid w:val="0A47EDDE"/>
    <w:rsid w:val="0A61E655"/>
    <w:rsid w:val="0A6CE455"/>
    <w:rsid w:val="0B1DD47F"/>
    <w:rsid w:val="0B6E376A"/>
    <w:rsid w:val="0BDDEAF4"/>
    <w:rsid w:val="0E4F16D3"/>
    <w:rsid w:val="0EC18C42"/>
    <w:rsid w:val="0F772F85"/>
    <w:rsid w:val="0F9A65E7"/>
    <w:rsid w:val="0FFDC678"/>
    <w:rsid w:val="100781B6"/>
    <w:rsid w:val="10719D1C"/>
    <w:rsid w:val="1174B505"/>
    <w:rsid w:val="11A2F4C4"/>
    <w:rsid w:val="120B8ECF"/>
    <w:rsid w:val="127CA398"/>
    <w:rsid w:val="13299E68"/>
    <w:rsid w:val="1341A634"/>
    <w:rsid w:val="14290D19"/>
    <w:rsid w:val="143AFC08"/>
    <w:rsid w:val="152325AA"/>
    <w:rsid w:val="1599666D"/>
    <w:rsid w:val="16856EE1"/>
    <w:rsid w:val="16C1A1A0"/>
    <w:rsid w:val="16F4BB0B"/>
    <w:rsid w:val="177BC6B0"/>
    <w:rsid w:val="17D667EF"/>
    <w:rsid w:val="180FAF7E"/>
    <w:rsid w:val="18567F78"/>
    <w:rsid w:val="188181B1"/>
    <w:rsid w:val="19409DE8"/>
    <w:rsid w:val="1A1441A4"/>
    <w:rsid w:val="1A23C4F5"/>
    <w:rsid w:val="1A333817"/>
    <w:rsid w:val="1ADE2786"/>
    <w:rsid w:val="1B16995C"/>
    <w:rsid w:val="1B381BF1"/>
    <w:rsid w:val="1B4C0D09"/>
    <w:rsid w:val="1BB6BC84"/>
    <w:rsid w:val="1BCA7783"/>
    <w:rsid w:val="1CE55570"/>
    <w:rsid w:val="1F01DEED"/>
    <w:rsid w:val="1F7D86A5"/>
    <w:rsid w:val="1F8B908B"/>
    <w:rsid w:val="1F9609A0"/>
    <w:rsid w:val="1FC0AE1F"/>
    <w:rsid w:val="20447C5D"/>
    <w:rsid w:val="2055CE97"/>
    <w:rsid w:val="206B9423"/>
    <w:rsid w:val="208C51AB"/>
    <w:rsid w:val="2091DD45"/>
    <w:rsid w:val="210CA674"/>
    <w:rsid w:val="21EB6330"/>
    <w:rsid w:val="224B4497"/>
    <w:rsid w:val="224D345E"/>
    <w:rsid w:val="2286B903"/>
    <w:rsid w:val="23448305"/>
    <w:rsid w:val="23D2C627"/>
    <w:rsid w:val="23F3877E"/>
    <w:rsid w:val="24039A4B"/>
    <w:rsid w:val="245F4046"/>
    <w:rsid w:val="247016BE"/>
    <w:rsid w:val="2539B645"/>
    <w:rsid w:val="259A2B60"/>
    <w:rsid w:val="259CC49F"/>
    <w:rsid w:val="262BCE9D"/>
    <w:rsid w:val="26D28367"/>
    <w:rsid w:val="2740A308"/>
    <w:rsid w:val="2803E722"/>
    <w:rsid w:val="298DB7EF"/>
    <w:rsid w:val="29C2B7B1"/>
    <w:rsid w:val="29E0A3DD"/>
    <w:rsid w:val="2A29E7C5"/>
    <w:rsid w:val="2BF22866"/>
    <w:rsid w:val="2C471553"/>
    <w:rsid w:val="2C8B81A6"/>
    <w:rsid w:val="2D322C61"/>
    <w:rsid w:val="2D9DC922"/>
    <w:rsid w:val="2DE6D88E"/>
    <w:rsid w:val="2DF8F519"/>
    <w:rsid w:val="2E479705"/>
    <w:rsid w:val="2E68E96F"/>
    <w:rsid w:val="2E8DD523"/>
    <w:rsid w:val="2F047D87"/>
    <w:rsid w:val="2F3C6F8B"/>
    <w:rsid w:val="2F446A8D"/>
    <w:rsid w:val="2F6DF581"/>
    <w:rsid w:val="2F885B87"/>
    <w:rsid w:val="3024E930"/>
    <w:rsid w:val="3068A7C2"/>
    <w:rsid w:val="3105F1B1"/>
    <w:rsid w:val="3225D8D0"/>
    <w:rsid w:val="322C0979"/>
    <w:rsid w:val="32C4A79F"/>
    <w:rsid w:val="32F2C47D"/>
    <w:rsid w:val="33CB2076"/>
    <w:rsid w:val="33D0F20F"/>
    <w:rsid w:val="3456F19D"/>
    <w:rsid w:val="3501C9D9"/>
    <w:rsid w:val="363DAE1B"/>
    <w:rsid w:val="3766193F"/>
    <w:rsid w:val="37A0ED89"/>
    <w:rsid w:val="38F2D04B"/>
    <w:rsid w:val="38F3FE81"/>
    <w:rsid w:val="399DD734"/>
    <w:rsid w:val="39C63CA4"/>
    <w:rsid w:val="39E25CAC"/>
    <w:rsid w:val="3A69AA6E"/>
    <w:rsid w:val="3B3E9A71"/>
    <w:rsid w:val="3B56D875"/>
    <w:rsid w:val="3B769E2E"/>
    <w:rsid w:val="3B93B73D"/>
    <w:rsid w:val="3B9DF18C"/>
    <w:rsid w:val="3C0F98F2"/>
    <w:rsid w:val="3C3B315D"/>
    <w:rsid w:val="3D5DF81E"/>
    <w:rsid w:val="3D7A2B6C"/>
    <w:rsid w:val="3E30E57A"/>
    <w:rsid w:val="3EA08B37"/>
    <w:rsid w:val="3EEADBA9"/>
    <w:rsid w:val="3F1A3BBD"/>
    <w:rsid w:val="3F4E9715"/>
    <w:rsid w:val="3FF471D8"/>
    <w:rsid w:val="412A59CF"/>
    <w:rsid w:val="41C77B7C"/>
    <w:rsid w:val="41D79176"/>
    <w:rsid w:val="41DE2992"/>
    <w:rsid w:val="4227787E"/>
    <w:rsid w:val="42AD7042"/>
    <w:rsid w:val="42EA9506"/>
    <w:rsid w:val="436AB13A"/>
    <w:rsid w:val="43A692A8"/>
    <w:rsid w:val="43FAE198"/>
    <w:rsid w:val="440ABA11"/>
    <w:rsid w:val="4652531F"/>
    <w:rsid w:val="4654D843"/>
    <w:rsid w:val="468EE81A"/>
    <w:rsid w:val="46A2249A"/>
    <w:rsid w:val="478BC33D"/>
    <w:rsid w:val="491DE80E"/>
    <w:rsid w:val="49AE9051"/>
    <w:rsid w:val="49DC1647"/>
    <w:rsid w:val="4A415E19"/>
    <w:rsid w:val="4A7415C8"/>
    <w:rsid w:val="4ADB1DA5"/>
    <w:rsid w:val="4BF3FCDD"/>
    <w:rsid w:val="4E26FA02"/>
    <w:rsid w:val="4E5AAC35"/>
    <w:rsid w:val="4EA838A0"/>
    <w:rsid w:val="504D5570"/>
    <w:rsid w:val="50E2CEEB"/>
    <w:rsid w:val="511F67DF"/>
    <w:rsid w:val="51A0C909"/>
    <w:rsid w:val="51BDD4D4"/>
    <w:rsid w:val="526BF3B4"/>
    <w:rsid w:val="52C56FEF"/>
    <w:rsid w:val="52E80EC6"/>
    <w:rsid w:val="541BDC0B"/>
    <w:rsid w:val="55058BC5"/>
    <w:rsid w:val="567FD20C"/>
    <w:rsid w:val="56A1B67C"/>
    <w:rsid w:val="56F9381B"/>
    <w:rsid w:val="57E7993B"/>
    <w:rsid w:val="58493CC3"/>
    <w:rsid w:val="58898C92"/>
    <w:rsid w:val="592F5BC7"/>
    <w:rsid w:val="596DE07A"/>
    <w:rsid w:val="5A77DB08"/>
    <w:rsid w:val="5AFC6118"/>
    <w:rsid w:val="5B196E98"/>
    <w:rsid w:val="5B48A357"/>
    <w:rsid w:val="5C1C470B"/>
    <w:rsid w:val="5CB7756C"/>
    <w:rsid w:val="5CD40634"/>
    <w:rsid w:val="5CE9DED4"/>
    <w:rsid w:val="5D1792CC"/>
    <w:rsid w:val="5D9111CE"/>
    <w:rsid w:val="613D53A4"/>
    <w:rsid w:val="618ED138"/>
    <w:rsid w:val="619CB5B0"/>
    <w:rsid w:val="62C3ABED"/>
    <w:rsid w:val="630EF57A"/>
    <w:rsid w:val="6445F8B5"/>
    <w:rsid w:val="6473F018"/>
    <w:rsid w:val="653F0D16"/>
    <w:rsid w:val="65DD31BE"/>
    <w:rsid w:val="6616187C"/>
    <w:rsid w:val="6667F756"/>
    <w:rsid w:val="6678631F"/>
    <w:rsid w:val="66C3C24D"/>
    <w:rsid w:val="66FF2B8C"/>
    <w:rsid w:val="678AE994"/>
    <w:rsid w:val="67B33D49"/>
    <w:rsid w:val="6805A7EF"/>
    <w:rsid w:val="6807F39A"/>
    <w:rsid w:val="699E2EDE"/>
    <w:rsid w:val="6A023A58"/>
    <w:rsid w:val="6A5D4212"/>
    <w:rsid w:val="6A64A197"/>
    <w:rsid w:val="6B42834F"/>
    <w:rsid w:val="6C5A48CF"/>
    <w:rsid w:val="6D54D4AF"/>
    <w:rsid w:val="6FF548DA"/>
    <w:rsid w:val="7063A3DA"/>
    <w:rsid w:val="710071CA"/>
    <w:rsid w:val="716C9CCF"/>
    <w:rsid w:val="71E1E423"/>
    <w:rsid w:val="734B6F6B"/>
    <w:rsid w:val="73FD77EE"/>
    <w:rsid w:val="74135874"/>
    <w:rsid w:val="747E3C6B"/>
    <w:rsid w:val="74CE4C33"/>
    <w:rsid w:val="74F010D3"/>
    <w:rsid w:val="75604B68"/>
    <w:rsid w:val="7583B136"/>
    <w:rsid w:val="7595C18C"/>
    <w:rsid w:val="768EAFCC"/>
    <w:rsid w:val="76FFE062"/>
    <w:rsid w:val="775DBE24"/>
    <w:rsid w:val="7760358F"/>
    <w:rsid w:val="7838E3D1"/>
    <w:rsid w:val="787496F6"/>
    <w:rsid w:val="789E78CB"/>
    <w:rsid w:val="790536AE"/>
    <w:rsid w:val="7990E5DC"/>
    <w:rsid w:val="7ABAF972"/>
    <w:rsid w:val="7B01D0B2"/>
    <w:rsid w:val="7B18CF67"/>
    <w:rsid w:val="7B29C279"/>
    <w:rsid w:val="7B2A4E9A"/>
    <w:rsid w:val="7CAB65E6"/>
    <w:rsid w:val="7D332825"/>
    <w:rsid w:val="7DD01350"/>
    <w:rsid w:val="7E64BDF5"/>
    <w:rsid w:val="7E6C5B67"/>
    <w:rsid w:val="7E7F4F2B"/>
    <w:rsid w:val="7E898FAE"/>
    <w:rsid w:val="7EAC2748"/>
    <w:rsid w:val="7F6D2DFE"/>
    <w:rsid w:val="7FFDD4F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E85A1BB"/>
  <w15:docId w15:val="{7B32A647-DBB4-4C4A-B82C-B1ABE885C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eastAsiaTheme="minorHAnsi" w:cstheme="minorBidi"/>
      <w:sz w:val="22"/>
      <w:szCs w:val="22"/>
      <w:lang w:val="en-AU"/>
    </w:rPr>
  </w:style>
  <w:style w:type="paragraph" w:styleId="Heading1">
    <w:name w:val="heading 1"/>
    <w:basedOn w:val="Normal"/>
    <w:next w:val="Normal"/>
    <w:link w:val="Heading1Char"/>
    <w:uiPriority w:val="9"/>
    <w:qFormat/>
    <w:rsid w:val="00F1729B"/>
    <w:pPr>
      <w:keepNext/>
      <w:keepLines/>
      <w:numPr>
        <w:numId w:val="3"/>
      </w:numPr>
      <w:spacing w:before="360"/>
      <w:ind w:left="432"/>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numPr>
        <w:ilvl w:val="1"/>
        <w:numId w:val="3"/>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numPr>
        <w:ilvl w:val="2"/>
        <w:numId w:val="3"/>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numPr>
        <w:ilvl w:val="4"/>
        <w:numId w:val="3"/>
      </w:numPr>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numPr>
        <w:ilvl w:val="5"/>
        <w:numId w:val="3"/>
      </w:numPr>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3"/>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pPr>
      <w:keepNext/>
      <w:keepLines/>
      <w:numPr>
        <w:ilvl w:val="8"/>
        <w:numId w:val="3"/>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Caption">
    <w:name w:val="caption"/>
    <w:basedOn w:val="Normal"/>
    <w:next w:val="Normal"/>
    <w:uiPriority w:val="35"/>
    <w:unhideWhenUsed/>
    <w:qFormat/>
    <w:rPr>
      <w:i/>
      <w:iCs/>
      <w:color w:val="1F497D"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jc w:val="left"/>
    </w:pPr>
    <w:rPr>
      <w:rFonts w:eastAsia="Times New Roman" w:cs="Times New Roman"/>
      <w:sz w:val="24"/>
      <w:szCs w:val="24"/>
      <w:lang w:eastAsia="en-AU"/>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table" w:styleId="LightList">
    <w:name w:val="Light List"/>
    <w:basedOn w:val="TableNormal"/>
    <w:uiPriority w:val="61"/>
    <w:qFormat/>
    <w:rPr>
      <w:rFonts w:eastAsiaTheme="minorEastAsia"/>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3">
    <w:name w:val="Light List Accent 3"/>
    <w:basedOn w:val="TableNormal"/>
    <w:uiPriority w:val="61"/>
    <w:qFormat/>
    <w:rPr>
      <w:rFonts w:eastAsiaTheme="minorEastAsia"/>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Heading1Char">
    <w:name w:val="Heading 1 Char"/>
    <w:basedOn w:val="DefaultParagraphFont"/>
    <w:link w:val="Heading1"/>
    <w:uiPriority w:val="9"/>
    <w:qFormat/>
    <w:rsid w:val="00F1729B"/>
    <w:rPr>
      <w:rFonts w:asciiTheme="majorHAnsi" w:eastAsiaTheme="majorEastAsia" w:hAnsiTheme="majorHAnsi" w:cstheme="majorBidi"/>
      <w:b/>
      <w:bCs/>
      <w:color w:val="365F91" w:themeColor="accent1" w:themeShade="BF"/>
      <w:sz w:val="28"/>
      <w:szCs w:val="28"/>
      <w:lang w:val="en-AU"/>
    </w:rPr>
  </w:style>
  <w:style w:type="paragraph" w:customStyle="1" w:styleId="TOCHeading1">
    <w:name w:val="TOC Heading1"/>
    <w:basedOn w:val="Heading1"/>
    <w:next w:val="Normal"/>
    <w:uiPriority w:val="39"/>
    <w:unhideWhenUsed/>
    <w:qFormat/>
    <w:pPr>
      <w:outlineLvl w:val="9"/>
    </w:pPr>
    <w:rPr>
      <w:lang w:val="en-US" w:eastAsia="ja-JP"/>
    </w:rPr>
  </w:style>
  <w:style w:type="character" w:customStyle="1" w:styleId="BalloonTextChar">
    <w:name w:val="Balloon Text Char"/>
    <w:basedOn w:val="DefaultParagraphFont"/>
    <w:link w:val="BalloonText"/>
    <w:uiPriority w:val="99"/>
    <w:semiHidden/>
    <w:qFormat/>
    <w:rPr>
      <w:rFonts w:ascii="Tahoma" w:eastAsiaTheme="minorHAnsi" w:hAnsi="Tahoma" w:cs="Tahoma"/>
      <w:sz w:val="16"/>
      <w:szCs w:val="16"/>
      <w:lang w:val="en-AU"/>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lang w:val="en-AU"/>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sz w:val="22"/>
      <w:szCs w:val="22"/>
      <w:lang w:val="en-AU"/>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F81BD" w:themeColor="accent1"/>
      <w:sz w:val="22"/>
      <w:szCs w:val="22"/>
      <w:lang w:val="en-AU"/>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2"/>
      <w:szCs w:val="22"/>
      <w:lang w:val="en-AU"/>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sz w:val="22"/>
      <w:szCs w:val="22"/>
      <w:lang w:val="en-AU"/>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sz w:val="22"/>
      <w:szCs w:val="22"/>
      <w:lang w:val="en-AU"/>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2"/>
      <w:lang w:val="en-AU"/>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2"/>
      <w:lang w:val="en-AU"/>
    </w:rPr>
  </w:style>
  <w:style w:type="character" w:customStyle="1" w:styleId="HeaderChar">
    <w:name w:val="Header Char"/>
    <w:basedOn w:val="DefaultParagraphFont"/>
    <w:link w:val="Header"/>
    <w:uiPriority w:val="99"/>
    <w:qFormat/>
    <w:rPr>
      <w:rFonts w:eastAsiaTheme="minorHAnsi" w:cstheme="minorBidi"/>
      <w:sz w:val="22"/>
      <w:szCs w:val="22"/>
      <w:lang w:val="en-AU"/>
    </w:rPr>
  </w:style>
  <w:style w:type="character" w:customStyle="1" w:styleId="FooterChar">
    <w:name w:val="Footer Char"/>
    <w:basedOn w:val="DefaultParagraphFont"/>
    <w:link w:val="Footer"/>
    <w:uiPriority w:val="99"/>
    <w:qFormat/>
    <w:rPr>
      <w:rFonts w:eastAsiaTheme="minorHAnsi" w:cstheme="minorBidi"/>
      <w:sz w:val="22"/>
      <w:szCs w:val="22"/>
      <w:lang w:val="en-AU"/>
    </w:rPr>
  </w:style>
  <w:style w:type="paragraph" w:styleId="ListParagraph">
    <w:name w:val="List Paragraph"/>
    <w:basedOn w:val="Normal"/>
    <w:uiPriority w:val="34"/>
    <w:qFormat/>
    <w:pPr>
      <w:ind w:left="720"/>
      <w:contextualSpacing/>
    </w:pPr>
  </w:style>
  <w:style w:type="paragraph" w:customStyle="1" w:styleId="ng-star-inserted">
    <w:name w:val="ng-star-inserted"/>
    <w:basedOn w:val="Normal"/>
    <w:qFormat/>
    <w:pPr>
      <w:spacing w:before="100" w:beforeAutospacing="1" w:after="100" w:afterAutospacing="1"/>
      <w:jc w:val="left"/>
    </w:pPr>
    <w:rPr>
      <w:rFonts w:eastAsia="Times New Roman" w:cs="Times New Roman"/>
      <w:sz w:val="24"/>
      <w:szCs w:val="24"/>
      <w:lang w:val="en-US"/>
    </w:rPr>
  </w:style>
  <w:style w:type="character" w:customStyle="1" w:styleId="ng-star-inserted1">
    <w:name w:val="ng-star-inserted1"/>
    <w:basedOn w:val="DefaultParagraphFont"/>
    <w:qFormat/>
  </w:style>
  <w:style w:type="paragraph" w:customStyle="1" w:styleId="Revision1">
    <w:name w:val="Revision1"/>
    <w:hidden/>
    <w:uiPriority w:val="99"/>
    <w:semiHidden/>
    <w:qFormat/>
    <w:rPr>
      <w:rFonts w:asciiTheme="minorHAnsi" w:eastAsiaTheme="minorHAnsi" w:hAnsiTheme="minorHAnsi" w:cstheme="minorBidi"/>
      <w:sz w:val="22"/>
      <w:szCs w:val="22"/>
      <w:lang w:val="en-AU"/>
    </w:rPr>
  </w:style>
  <w:style w:type="character" w:customStyle="1" w:styleId="CommentTextChar">
    <w:name w:val="Comment Text Char"/>
    <w:basedOn w:val="DefaultParagraphFont"/>
    <w:link w:val="CommentText"/>
    <w:uiPriority w:val="99"/>
    <w:qFormat/>
    <w:rPr>
      <w:rFonts w:eastAsiaTheme="minorHAnsi" w:cstheme="minorBidi"/>
      <w:sz w:val="22"/>
      <w:lang w:val="en-AU"/>
    </w:rPr>
  </w:style>
  <w:style w:type="character" w:customStyle="1" w:styleId="CommentSubjectChar">
    <w:name w:val="Comment Subject Char"/>
    <w:basedOn w:val="CommentTextChar"/>
    <w:link w:val="CommentSubject"/>
    <w:uiPriority w:val="99"/>
    <w:semiHidden/>
    <w:qFormat/>
    <w:rPr>
      <w:rFonts w:ascii="Times New Roman" w:eastAsiaTheme="minorHAnsi" w:hAnsi="Times New Roman" w:cstheme="minorBidi"/>
      <w:b/>
      <w:bCs/>
      <w:sz w:val="20"/>
      <w:szCs w:val="20"/>
      <w:lang w:val="en-AU"/>
    </w:rPr>
  </w:style>
  <w:style w:type="character" w:customStyle="1" w:styleId="UnresolvedMention1">
    <w:name w:val="Unresolved Mention1"/>
    <w:basedOn w:val="DefaultParagraphFont"/>
    <w:uiPriority w:val="99"/>
    <w:qFormat/>
    <w:rPr>
      <w:color w:val="605E5C"/>
      <w:shd w:val="clear" w:color="auto" w:fill="E1DFDD"/>
    </w:rPr>
  </w:style>
  <w:style w:type="paragraph" w:styleId="NoSpacing">
    <w:name w:val="No Spacing"/>
    <w:uiPriority w:val="1"/>
    <w:qFormat/>
    <w:pPr>
      <w:jc w:val="both"/>
    </w:pPr>
    <w:rPr>
      <w:rFonts w:eastAsiaTheme="minorHAnsi" w:cstheme="minorBidi"/>
      <w:szCs w:val="22"/>
      <w:lang w:val="en-AU"/>
    </w:rPr>
  </w:style>
  <w:style w:type="character" w:customStyle="1" w:styleId="Mention1">
    <w:name w:val="Mention1"/>
    <w:basedOn w:val="DefaultParagraphFont"/>
    <w:uiPriority w:val="99"/>
    <w:qFormat/>
    <w:rPr>
      <w:color w:val="2B579A"/>
      <w:shd w:val="clear" w:color="auto" w:fill="E1DFDD"/>
    </w:rPr>
  </w:style>
  <w:style w:type="character" w:customStyle="1" w:styleId="FootnoteTextChar">
    <w:name w:val="Footnote Text Char"/>
    <w:basedOn w:val="DefaultParagraphFont"/>
    <w:link w:val="FootnoteText"/>
    <w:uiPriority w:val="99"/>
    <w:qFormat/>
    <w:rPr>
      <w:rFonts w:eastAsiaTheme="minorHAnsi" w:cstheme="minorBidi"/>
      <w:lang w:val="en-AU"/>
    </w:rPr>
  </w:style>
  <w:style w:type="character" w:customStyle="1" w:styleId="EndnoteTextChar">
    <w:name w:val="Endnote Text Char"/>
    <w:basedOn w:val="DefaultParagraphFont"/>
    <w:link w:val="EndnoteText"/>
    <w:uiPriority w:val="99"/>
    <w:semiHidden/>
    <w:qFormat/>
    <w:rPr>
      <w:rFonts w:eastAsiaTheme="minorHAnsi" w:cstheme="minorBidi"/>
      <w:lang w:val="en-AU"/>
    </w:rPr>
  </w:style>
  <w:style w:type="paragraph" w:customStyle="1" w:styleId="p1">
    <w:name w:val="p1"/>
    <w:basedOn w:val="Normal"/>
    <w:rsid w:val="006B4286"/>
    <w:pPr>
      <w:spacing w:before="100" w:beforeAutospacing="1" w:after="100" w:afterAutospacing="1"/>
      <w:jc w:val="left"/>
    </w:pPr>
    <w:rPr>
      <w:rFonts w:eastAsiaTheme="minorEastAsia" w:cs="Times New Roman"/>
      <w:sz w:val="24"/>
      <w:szCs w:val="24"/>
      <w:lang w:val="en-US"/>
    </w:rPr>
  </w:style>
  <w:style w:type="character" w:customStyle="1" w:styleId="s1">
    <w:name w:val="s1"/>
    <w:basedOn w:val="DefaultParagraphFont"/>
    <w:rsid w:val="006A67E7"/>
  </w:style>
  <w:style w:type="character" w:customStyle="1" w:styleId="s2">
    <w:name w:val="s2"/>
    <w:basedOn w:val="DefaultParagraphFont"/>
    <w:rsid w:val="006A67E7"/>
  </w:style>
  <w:style w:type="paragraph" w:customStyle="1" w:styleId="p2">
    <w:name w:val="p2"/>
    <w:basedOn w:val="Normal"/>
    <w:rsid w:val="006B4286"/>
    <w:pPr>
      <w:spacing w:before="100" w:beforeAutospacing="1" w:after="100" w:afterAutospacing="1"/>
      <w:jc w:val="left"/>
    </w:pPr>
    <w:rPr>
      <w:rFonts w:eastAsiaTheme="minorEastAsia" w:cs="Times New Roman"/>
      <w:sz w:val="24"/>
      <w:szCs w:val="24"/>
      <w:lang w:val="en-US"/>
    </w:rPr>
  </w:style>
  <w:style w:type="character" w:styleId="HTMLCode">
    <w:name w:val="HTML Code"/>
    <w:basedOn w:val="DefaultParagraphFont"/>
    <w:uiPriority w:val="99"/>
    <w:semiHidden/>
    <w:unhideWhenUsed/>
    <w:rsid w:val="006A67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27BD22-6AA9-4F85-A943-8BC8AB0417E0}">
  <ds:schemaRefs>
    <ds:schemaRef ds:uri="http://schemas.openxmlformats.org/officeDocument/2006/bibliography"/>
  </ds:schemaRefs>
</ds:datastoreItem>
</file>

<file path=docMetadata/LabelInfo.xml><?xml version="1.0" encoding="utf-8"?>
<clbl:labelList xmlns:clbl="http://schemas.microsoft.com/office/2020/mipLabelMetadata">
  <clbl:label id="{8c3d088b-6243-4963-a2e2-8b321ab7f8fc}" enabled="1" method="Privilege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Template>
  <TotalTime>145</TotalTime>
  <Pages>38</Pages>
  <Words>15995</Words>
  <Characters>97410</Characters>
  <Application>Microsoft Office Word</Application>
  <DocSecurity>0</DocSecurity>
  <Lines>1432</Lines>
  <Paragraphs>683</Paragraphs>
  <ScaleCrop>false</ScaleCrop>
  <Company>RMIT University</Company>
  <LinksUpToDate>false</LinksUpToDate>
  <CharactersWithSpaces>112722</CharactersWithSpaces>
  <SharedDoc>false</SharedDoc>
  <HLinks>
    <vt:vector size="468" baseType="variant">
      <vt:variant>
        <vt:i4>1572924</vt:i4>
      </vt:variant>
      <vt:variant>
        <vt:i4>473</vt:i4>
      </vt:variant>
      <vt:variant>
        <vt:i4>0</vt:i4>
      </vt:variant>
      <vt:variant>
        <vt:i4>5</vt:i4>
      </vt:variant>
      <vt:variant>
        <vt:lpwstr/>
      </vt:variant>
      <vt:variant>
        <vt:lpwstr>_Toc209562182</vt:lpwstr>
      </vt:variant>
      <vt:variant>
        <vt:i4>1572924</vt:i4>
      </vt:variant>
      <vt:variant>
        <vt:i4>467</vt:i4>
      </vt:variant>
      <vt:variant>
        <vt:i4>0</vt:i4>
      </vt:variant>
      <vt:variant>
        <vt:i4>5</vt:i4>
      </vt:variant>
      <vt:variant>
        <vt:lpwstr/>
      </vt:variant>
      <vt:variant>
        <vt:lpwstr>_Toc209562181</vt:lpwstr>
      </vt:variant>
      <vt:variant>
        <vt:i4>1572924</vt:i4>
      </vt:variant>
      <vt:variant>
        <vt:i4>461</vt:i4>
      </vt:variant>
      <vt:variant>
        <vt:i4>0</vt:i4>
      </vt:variant>
      <vt:variant>
        <vt:i4>5</vt:i4>
      </vt:variant>
      <vt:variant>
        <vt:lpwstr/>
      </vt:variant>
      <vt:variant>
        <vt:lpwstr>_Toc209562180</vt:lpwstr>
      </vt:variant>
      <vt:variant>
        <vt:i4>1507388</vt:i4>
      </vt:variant>
      <vt:variant>
        <vt:i4>455</vt:i4>
      </vt:variant>
      <vt:variant>
        <vt:i4>0</vt:i4>
      </vt:variant>
      <vt:variant>
        <vt:i4>5</vt:i4>
      </vt:variant>
      <vt:variant>
        <vt:lpwstr/>
      </vt:variant>
      <vt:variant>
        <vt:lpwstr>_Toc209562179</vt:lpwstr>
      </vt:variant>
      <vt:variant>
        <vt:i4>1507388</vt:i4>
      </vt:variant>
      <vt:variant>
        <vt:i4>449</vt:i4>
      </vt:variant>
      <vt:variant>
        <vt:i4>0</vt:i4>
      </vt:variant>
      <vt:variant>
        <vt:i4>5</vt:i4>
      </vt:variant>
      <vt:variant>
        <vt:lpwstr/>
      </vt:variant>
      <vt:variant>
        <vt:lpwstr>_Toc209562178</vt:lpwstr>
      </vt:variant>
      <vt:variant>
        <vt:i4>1507388</vt:i4>
      </vt:variant>
      <vt:variant>
        <vt:i4>443</vt:i4>
      </vt:variant>
      <vt:variant>
        <vt:i4>0</vt:i4>
      </vt:variant>
      <vt:variant>
        <vt:i4>5</vt:i4>
      </vt:variant>
      <vt:variant>
        <vt:lpwstr/>
      </vt:variant>
      <vt:variant>
        <vt:lpwstr>_Toc209562177</vt:lpwstr>
      </vt:variant>
      <vt:variant>
        <vt:i4>1769532</vt:i4>
      </vt:variant>
      <vt:variant>
        <vt:i4>434</vt:i4>
      </vt:variant>
      <vt:variant>
        <vt:i4>0</vt:i4>
      </vt:variant>
      <vt:variant>
        <vt:i4>5</vt:i4>
      </vt:variant>
      <vt:variant>
        <vt:lpwstr/>
      </vt:variant>
      <vt:variant>
        <vt:lpwstr>_Toc209561189</vt:lpwstr>
      </vt:variant>
      <vt:variant>
        <vt:i4>1769532</vt:i4>
      </vt:variant>
      <vt:variant>
        <vt:i4>428</vt:i4>
      </vt:variant>
      <vt:variant>
        <vt:i4>0</vt:i4>
      </vt:variant>
      <vt:variant>
        <vt:i4>5</vt:i4>
      </vt:variant>
      <vt:variant>
        <vt:lpwstr/>
      </vt:variant>
      <vt:variant>
        <vt:lpwstr>_Toc209561188</vt:lpwstr>
      </vt:variant>
      <vt:variant>
        <vt:i4>1769532</vt:i4>
      </vt:variant>
      <vt:variant>
        <vt:i4>422</vt:i4>
      </vt:variant>
      <vt:variant>
        <vt:i4>0</vt:i4>
      </vt:variant>
      <vt:variant>
        <vt:i4>5</vt:i4>
      </vt:variant>
      <vt:variant>
        <vt:lpwstr/>
      </vt:variant>
      <vt:variant>
        <vt:lpwstr>_Toc209561187</vt:lpwstr>
      </vt:variant>
      <vt:variant>
        <vt:i4>1769532</vt:i4>
      </vt:variant>
      <vt:variant>
        <vt:i4>416</vt:i4>
      </vt:variant>
      <vt:variant>
        <vt:i4>0</vt:i4>
      </vt:variant>
      <vt:variant>
        <vt:i4>5</vt:i4>
      </vt:variant>
      <vt:variant>
        <vt:lpwstr/>
      </vt:variant>
      <vt:variant>
        <vt:lpwstr>_Toc209561186</vt:lpwstr>
      </vt:variant>
      <vt:variant>
        <vt:i4>1769532</vt:i4>
      </vt:variant>
      <vt:variant>
        <vt:i4>410</vt:i4>
      </vt:variant>
      <vt:variant>
        <vt:i4>0</vt:i4>
      </vt:variant>
      <vt:variant>
        <vt:i4>5</vt:i4>
      </vt:variant>
      <vt:variant>
        <vt:lpwstr/>
      </vt:variant>
      <vt:variant>
        <vt:lpwstr>_Toc209561185</vt:lpwstr>
      </vt:variant>
      <vt:variant>
        <vt:i4>1769532</vt:i4>
      </vt:variant>
      <vt:variant>
        <vt:i4>404</vt:i4>
      </vt:variant>
      <vt:variant>
        <vt:i4>0</vt:i4>
      </vt:variant>
      <vt:variant>
        <vt:i4>5</vt:i4>
      </vt:variant>
      <vt:variant>
        <vt:lpwstr/>
      </vt:variant>
      <vt:variant>
        <vt:lpwstr>_Toc209561184</vt:lpwstr>
      </vt:variant>
      <vt:variant>
        <vt:i4>1245245</vt:i4>
      </vt:variant>
      <vt:variant>
        <vt:i4>395</vt:i4>
      </vt:variant>
      <vt:variant>
        <vt:i4>0</vt:i4>
      </vt:variant>
      <vt:variant>
        <vt:i4>5</vt:i4>
      </vt:variant>
      <vt:variant>
        <vt:lpwstr/>
      </vt:variant>
      <vt:variant>
        <vt:lpwstr>_Toc209559385</vt:lpwstr>
      </vt:variant>
      <vt:variant>
        <vt:i4>1245245</vt:i4>
      </vt:variant>
      <vt:variant>
        <vt:i4>389</vt:i4>
      </vt:variant>
      <vt:variant>
        <vt:i4>0</vt:i4>
      </vt:variant>
      <vt:variant>
        <vt:i4>5</vt:i4>
      </vt:variant>
      <vt:variant>
        <vt:lpwstr/>
      </vt:variant>
      <vt:variant>
        <vt:lpwstr>_Toc209559384</vt:lpwstr>
      </vt:variant>
      <vt:variant>
        <vt:i4>1245245</vt:i4>
      </vt:variant>
      <vt:variant>
        <vt:i4>383</vt:i4>
      </vt:variant>
      <vt:variant>
        <vt:i4>0</vt:i4>
      </vt:variant>
      <vt:variant>
        <vt:i4>5</vt:i4>
      </vt:variant>
      <vt:variant>
        <vt:lpwstr/>
      </vt:variant>
      <vt:variant>
        <vt:lpwstr>_Toc209559383</vt:lpwstr>
      </vt:variant>
      <vt:variant>
        <vt:i4>1245245</vt:i4>
      </vt:variant>
      <vt:variant>
        <vt:i4>377</vt:i4>
      </vt:variant>
      <vt:variant>
        <vt:i4>0</vt:i4>
      </vt:variant>
      <vt:variant>
        <vt:i4>5</vt:i4>
      </vt:variant>
      <vt:variant>
        <vt:lpwstr/>
      </vt:variant>
      <vt:variant>
        <vt:lpwstr>_Toc209559382</vt:lpwstr>
      </vt:variant>
      <vt:variant>
        <vt:i4>1245245</vt:i4>
      </vt:variant>
      <vt:variant>
        <vt:i4>371</vt:i4>
      </vt:variant>
      <vt:variant>
        <vt:i4>0</vt:i4>
      </vt:variant>
      <vt:variant>
        <vt:i4>5</vt:i4>
      </vt:variant>
      <vt:variant>
        <vt:lpwstr/>
      </vt:variant>
      <vt:variant>
        <vt:lpwstr>_Toc209559381</vt:lpwstr>
      </vt:variant>
      <vt:variant>
        <vt:i4>1245245</vt:i4>
      </vt:variant>
      <vt:variant>
        <vt:i4>365</vt:i4>
      </vt:variant>
      <vt:variant>
        <vt:i4>0</vt:i4>
      </vt:variant>
      <vt:variant>
        <vt:i4>5</vt:i4>
      </vt:variant>
      <vt:variant>
        <vt:lpwstr/>
      </vt:variant>
      <vt:variant>
        <vt:lpwstr>_Toc209559380</vt:lpwstr>
      </vt:variant>
      <vt:variant>
        <vt:i4>1835069</vt:i4>
      </vt:variant>
      <vt:variant>
        <vt:i4>359</vt:i4>
      </vt:variant>
      <vt:variant>
        <vt:i4>0</vt:i4>
      </vt:variant>
      <vt:variant>
        <vt:i4>5</vt:i4>
      </vt:variant>
      <vt:variant>
        <vt:lpwstr/>
      </vt:variant>
      <vt:variant>
        <vt:lpwstr>_Toc209559379</vt:lpwstr>
      </vt:variant>
      <vt:variant>
        <vt:i4>1835069</vt:i4>
      </vt:variant>
      <vt:variant>
        <vt:i4>353</vt:i4>
      </vt:variant>
      <vt:variant>
        <vt:i4>0</vt:i4>
      </vt:variant>
      <vt:variant>
        <vt:i4>5</vt:i4>
      </vt:variant>
      <vt:variant>
        <vt:lpwstr/>
      </vt:variant>
      <vt:variant>
        <vt:lpwstr>_Toc209559378</vt:lpwstr>
      </vt:variant>
      <vt:variant>
        <vt:i4>1835069</vt:i4>
      </vt:variant>
      <vt:variant>
        <vt:i4>347</vt:i4>
      </vt:variant>
      <vt:variant>
        <vt:i4>0</vt:i4>
      </vt:variant>
      <vt:variant>
        <vt:i4>5</vt:i4>
      </vt:variant>
      <vt:variant>
        <vt:lpwstr/>
      </vt:variant>
      <vt:variant>
        <vt:lpwstr>_Toc209559377</vt:lpwstr>
      </vt:variant>
      <vt:variant>
        <vt:i4>1835069</vt:i4>
      </vt:variant>
      <vt:variant>
        <vt:i4>341</vt:i4>
      </vt:variant>
      <vt:variant>
        <vt:i4>0</vt:i4>
      </vt:variant>
      <vt:variant>
        <vt:i4>5</vt:i4>
      </vt:variant>
      <vt:variant>
        <vt:lpwstr/>
      </vt:variant>
      <vt:variant>
        <vt:lpwstr>_Toc209559376</vt:lpwstr>
      </vt:variant>
      <vt:variant>
        <vt:i4>1835069</vt:i4>
      </vt:variant>
      <vt:variant>
        <vt:i4>335</vt:i4>
      </vt:variant>
      <vt:variant>
        <vt:i4>0</vt:i4>
      </vt:variant>
      <vt:variant>
        <vt:i4>5</vt:i4>
      </vt:variant>
      <vt:variant>
        <vt:lpwstr/>
      </vt:variant>
      <vt:variant>
        <vt:lpwstr>_Toc209559375</vt:lpwstr>
      </vt:variant>
      <vt:variant>
        <vt:i4>1835069</vt:i4>
      </vt:variant>
      <vt:variant>
        <vt:i4>329</vt:i4>
      </vt:variant>
      <vt:variant>
        <vt:i4>0</vt:i4>
      </vt:variant>
      <vt:variant>
        <vt:i4>5</vt:i4>
      </vt:variant>
      <vt:variant>
        <vt:lpwstr/>
      </vt:variant>
      <vt:variant>
        <vt:lpwstr>_Toc209559374</vt:lpwstr>
      </vt:variant>
      <vt:variant>
        <vt:i4>1835069</vt:i4>
      </vt:variant>
      <vt:variant>
        <vt:i4>323</vt:i4>
      </vt:variant>
      <vt:variant>
        <vt:i4>0</vt:i4>
      </vt:variant>
      <vt:variant>
        <vt:i4>5</vt:i4>
      </vt:variant>
      <vt:variant>
        <vt:lpwstr/>
      </vt:variant>
      <vt:variant>
        <vt:lpwstr>_Toc209559373</vt:lpwstr>
      </vt:variant>
      <vt:variant>
        <vt:i4>1835069</vt:i4>
      </vt:variant>
      <vt:variant>
        <vt:i4>317</vt:i4>
      </vt:variant>
      <vt:variant>
        <vt:i4>0</vt:i4>
      </vt:variant>
      <vt:variant>
        <vt:i4>5</vt:i4>
      </vt:variant>
      <vt:variant>
        <vt:lpwstr/>
      </vt:variant>
      <vt:variant>
        <vt:lpwstr>_Toc209559372</vt:lpwstr>
      </vt:variant>
      <vt:variant>
        <vt:i4>1835069</vt:i4>
      </vt:variant>
      <vt:variant>
        <vt:i4>311</vt:i4>
      </vt:variant>
      <vt:variant>
        <vt:i4>0</vt:i4>
      </vt:variant>
      <vt:variant>
        <vt:i4>5</vt:i4>
      </vt:variant>
      <vt:variant>
        <vt:lpwstr/>
      </vt:variant>
      <vt:variant>
        <vt:lpwstr>_Toc209559371</vt:lpwstr>
      </vt:variant>
      <vt:variant>
        <vt:i4>1835069</vt:i4>
      </vt:variant>
      <vt:variant>
        <vt:i4>305</vt:i4>
      </vt:variant>
      <vt:variant>
        <vt:i4>0</vt:i4>
      </vt:variant>
      <vt:variant>
        <vt:i4>5</vt:i4>
      </vt:variant>
      <vt:variant>
        <vt:lpwstr/>
      </vt:variant>
      <vt:variant>
        <vt:lpwstr>_Toc209559370</vt:lpwstr>
      </vt:variant>
      <vt:variant>
        <vt:i4>1900605</vt:i4>
      </vt:variant>
      <vt:variant>
        <vt:i4>299</vt:i4>
      </vt:variant>
      <vt:variant>
        <vt:i4>0</vt:i4>
      </vt:variant>
      <vt:variant>
        <vt:i4>5</vt:i4>
      </vt:variant>
      <vt:variant>
        <vt:lpwstr/>
      </vt:variant>
      <vt:variant>
        <vt:lpwstr>_Toc209559369</vt:lpwstr>
      </vt:variant>
      <vt:variant>
        <vt:i4>1900605</vt:i4>
      </vt:variant>
      <vt:variant>
        <vt:i4>293</vt:i4>
      </vt:variant>
      <vt:variant>
        <vt:i4>0</vt:i4>
      </vt:variant>
      <vt:variant>
        <vt:i4>5</vt:i4>
      </vt:variant>
      <vt:variant>
        <vt:lpwstr/>
      </vt:variant>
      <vt:variant>
        <vt:lpwstr>_Toc209559368</vt:lpwstr>
      </vt:variant>
      <vt:variant>
        <vt:i4>1900605</vt:i4>
      </vt:variant>
      <vt:variant>
        <vt:i4>287</vt:i4>
      </vt:variant>
      <vt:variant>
        <vt:i4>0</vt:i4>
      </vt:variant>
      <vt:variant>
        <vt:i4>5</vt:i4>
      </vt:variant>
      <vt:variant>
        <vt:lpwstr/>
      </vt:variant>
      <vt:variant>
        <vt:lpwstr>_Toc209559367</vt:lpwstr>
      </vt:variant>
      <vt:variant>
        <vt:i4>1900605</vt:i4>
      </vt:variant>
      <vt:variant>
        <vt:i4>281</vt:i4>
      </vt:variant>
      <vt:variant>
        <vt:i4>0</vt:i4>
      </vt:variant>
      <vt:variant>
        <vt:i4>5</vt:i4>
      </vt:variant>
      <vt:variant>
        <vt:lpwstr/>
      </vt:variant>
      <vt:variant>
        <vt:lpwstr>_Toc209559366</vt:lpwstr>
      </vt:variant>
      <vt:variant>
        <vt:i4>1900605</vt:i4>
      </vt:variant>
      <vt:variant>
        <vt:i4>275</vt:i4>
      </vt:variant>
      <vt:variant>
        <vt:i4>0</vt:i4>
      </vt:variant>
      <vt:variant>
        <vt:i4>5</vt:i4>
      </vt:variant>
      <vt:variant>
        <vt:lpwstr/>
      </vt:variant>
      <vt:variant>
        <vt:lpwstr>_Toc209559365</vt:lpwstr>
      </vt:variant>
      <vt:variant>
        <vt:i4>1900605</vt:i4>
      </vt:variant>
      <vt:variant>
        <vt:i4>269</vt:i4>
      </vt:variant>
      <vt:variant>
        <vt:i4>0</vt:i4>
      </vt:variant>
      <vt:variant>
        <vt:i4>5</vt:i4>
      </vt:variant>
      <vt:variant>
        <vt:lpwstr/>
      </vt:variant>
      <vt:variant>
        <vt:lpwstr>_Toc209559364</vt:lpwstr>
      </vt:variant>
      <vt:variant>
        <vt:i4>1900605</vt:i4>
      </vt:variant>
      <vt:variant>
        <vt:i4>263</vt:i4>
      </vt:variant>
      <vt:variant>
        <vt:i4>0</vt:i4>
      </vt:variant>
      <vt:variant>
        <vt:i4>5</vt:i4>
      </vt:variant>
      <vt:variant>
        <vt:lpwstr/>
      </vt:variant>
      <vt:variant>
        <vt:lpwstr>_Toc209559363</vt:lpwstr>
      </vt:variant>
      <vt:variant>
        <vt:i4>1900605</vt:i4>
      </vt:variant>
      <vt:variant>
        <vt:i4>257</vt:i4>
      </vt:variant>
      <vt:variant>
        <vt:i4>0</vt:i4>
      </vt:variant>
      <vt:variant>
        <vt:i4>5</vt:i4>
      </vt:variant>
      <vt:variant>
        <vt:lpwstr/>
      </vt:variant>
      <vt:variant>
        <vt:lpwstr>_Toc209559362</vt:lpwstr>
      </vt:variant>
      <vt:variant>
        <vt:i4>1900605</vt:i4>
      </vt:variant>
      <vt:variant>
        <vt:i4>251</vt:i4>
      </vt:variant>
      <vt:variant>
        <vt:i4>0</vt:i4>
      </vt:variant>
      <vt:variant>
        <vt:i4>5</vt:i4>
      </vt:variant>
      <vt:variant>
        <vt:lpwstr/>
      </vt:variant>
      <vt:variant>
        <vt:lpwstr>_Toc209559361</vt:lpwstr>
      </vt:variant>
      <vt:variant>
        <vt:i4>1900605</vt:i4>
      </vt:variant>
      <vt:variant>
        <vt:i4>245</vt:i4>
      </vt:variant>
      <vt:variant>
        <vt:i4>0</vt:i4>
      </vt:variant>
      <vt:variant>
        <vt:i4>5</vt:i4>
      </vt:variant>
      <vt:variant>
        <vt:lpwstr/>
      </vt:variant>
      <vt:variant>
        <vt:lpwstr>_Toc209559360</vt:lpwstr>
      </vt:variant>
      <vt:variant>
        <vt:i4>1966141</vt:i4>
      </vt:variant>
      <vt:variant>
        <vt:i4>239</vt:i4>
      </vt:variant>
      <vt:variant>
        <vt:i4>0</vt:i4>
      </vt:variant>
      <vt:variant>
        <vt:i4>5</vt:i4>
      </vt:variant>
      <vt:variant>
        <vt:lpwstr/>
      </vt:variant>
      <vt:variant>
        <vt:lpwstr>_Toc209559359</vt:lpwstr>
      </vt:variant>
      <vt:variant>
        <vt:i4>1966141</vt:i4>
      </vt:variant>
      <vt:variant>
        <vt:i4>233</vt:i4>
      </vt:variant>
      <vt:variant>
        <vt:i4>0</vt:i4>
      </vt:variant>
      <vt:variant>
        <vt:i4>5</vt:i4>
      </vt:variant>
      <vt:variant>
        <vt:lpwstr/>
      </vt:variant>
      <vt:variant>
        <vt:lpwstr>_Toc209559358</vt:lpwstr>
      </vt:variant>
      <vt:variant>
        <vt:i4>1966141</vt:i4>
      </vt:variant>
      <vt:variant>
        <vt:i4>227</vt:i4>
      </vt:variant>
      <vt:variant>
        <vt:i4>0</vt:i4>
      </vt:variant>
      <vt:variant>
        <vt:i4>5</vt:i4>
      </vt:variant>
      <vt:variant>
        <vt:lpwstr/>
      </vt:variant>
      <vt:variant>
        <vt:lpwstr>_Toc209559357</vt:lpwstr>
      </vt:variant>
      <vt:variant>
        <vt:i4>1966141</vt:i4>
      </vt:variant>
      <vt:variant>
        <vt:i4>221</vt:i4>
      </vt:variant>
      <vt:variant>
        <vt:i4>0</vt:i4>
      </vt:variant>
      <vt:variant>
        <vt:i4>5</vt:i4>
      </vt:variant>
      <vt:variant>
        <vt:lpwstr/>
      </vt:variant>
      <vt:variant>
        <vt:lpwstr>_Toc209559356</vt:lpwstr>
      </vt:variant>
      <vt:variant>
        <vt:i4>1572924</vt:i4>
      </vt:variant>
      <vt:variant>
        <vt:i4>212</vt:i4>
      </vt:variant>
      <vt:variant>
        <vt:i4>0</vt:i4>
      </vt:variant>
      <vt:variant>
        <vt:i4>5</vt:i4>
      </vt:variant>
      <vt:variant>
        <vt:lpwstr/>
      </vt:variant>
      <vt:variant>
        <vt:lpwstr>_Toc209562185</vt:lpwstr>
      </vt:variant>
      <vt:variant>
        <vt:i4>1572924</vt:i4>
      </vt:variant>
      <vt:variant>
        <vt:i4>206</vt:i4>
      </vt:variant>
      <vt:variant>
        <vt:i4>0</vt:i4>
      </vt:variant>
      <vt:variant>
        <vt:i4>5</vt:i4>
      </vt:variant>
      <vt:variant>
        <vt:lpwstr/>
      </vt:variant>
      <vt:variant>
        <vt:lpwstr>_Toc209562184</vt:lpwstr>
      </vt:variant>
      <vt:variant>
        <vt:i4>1572924</vt:i4>
      </vt:variant>
      <vt:variant>
        <vt:i4>200</vt:i4>
      </vt:variant>
      <vt:variant>
        <vt:i4>0</vt:i4>
      </vt:variant>
      <vt:variant>
        <vt:i4>5</vt:i4>
      </vt:variant>
      <vt:variant>
        <vt:lpwstr/>
      </vt:variant>
      <vt:variant>
        <vt:lpwstr>_Toc209562183</vt:lpwstr>
      </vt:variant>
      <vt:variant>
        <vt:i4>1572924</vt:i4>
      </vt:variant>
      <vt:variant>
        <vt:i4>194</vt:i4>
      </vt:variant>
      <vt:variant>
        <vt:i4>0</vt:i4>
      </vt:variant>
      <vt:variant>
        <vt:i4>5</vt:i4>
      </vt:variant>
      <vt:variant>
        <vt:lpwstr/>
      </vt:variant>
      <vt:variant>
        <vt:lpwstr>_Toc209562182</vt:lpwstr>
      </vt:variant>
      <vt:variant>
        <vt:i4>1572924</vt:i4>
      </vt:variant>
      <vt:variant>
        <vt:i4>188</vt:i4>
      </vt:variant>
      <vt:variant>
        <vt:i4>0</vt:i4>
      </vt:variant>
      <vt:variant>
        <vt:i4>5</vt:i4>
      </vt:variant>
      <vt:variant>
        <vt:lpwstr/>
      </vt:variant>
      <vt:variant>
        <vt:lpwstr>_Toc209562181</vt:lpwstr>
      </vt:variant>
      <vt:variant>
        <vt:i4>1572924</vt:i4>
      </vt:variant>
      <vt:variant>
        <vt:i4>182</vt:i4>
      </vt:variant>
      <vt:variant>
        <vt:i4>0</vt:i4>
      </vt:variant>
      <vt:variant>
        <vt:i4>5</vt:i4>
      </vt:variant>
      <vt:variant>
        <vt:lpwstr/>
      </vt:variant>
      <vt:variant>
        <vt:lpwstr>_Toc209562180</vt:lpwstr>
      </vt:variant>
      <vt:variant>
        <vt:i4>1507388</vt:i4>
      </vt:variant>
      <vt:variant>
        <vt:i4>176</vt:i4>
      </vt:variant>
      <vt:variant>
        <vt:i4>0</vt:i4>
      </vt:variant>
      <vt:variant>
        <vt:i4>5</vt:i4>
      </vt:variant>
      <vt:variant>
        <vt:lpwstr/>
      </vt:variant>
      <vt:variant>
        <vt:lpwstr>_Toc209562179</vt:lpwstr>
      </vt:variant>
      <vt:variant>
        <vt:i4>1507388</vt:i4>
      </vt:variant>
      <vt:variant>
        <vt:i4>170</vt:i4>
      </vt:variant>
      <vt:variant>
        <vt:i4>0</vt:i4>
      </vt:variant>
      <vt:variant>
        <vt:i4>5</vt:i4>
      </vt:variant>
      <vt:variant>
        <vt:lpwstr/>
      </vt:variant>
      <vt:variant>
        <vt:lpwstr>_Toc209562178</vt:lpwstr>
      </vt:variant>
      <vt:variant>
        <vt:i4>1507388</vt:i4>
      </vt:variant>
      <vt:variant>
        <vt:i4>164</vt:i4>
      </vt:variant>
      <vt:variant>
        <vt:i4>0</vt:i4>
      </vt:variant>
      <vt:variant>
        <vt:i4>5</vt:i4>
      </vt:variant>
      <vt:variant>
        <vt:lpwstr/>
      </vt:variant>
      <vt:variant>
        <vt:lpwstr>_Toc209562177</vt:lpwstr>
      </vt:variant>
      <vt:variant>
        <vt:i4>1507388</vt:i4>
      </vt:variant>
      <vt:variant>
        <vt:i4>158</vt:i4>
      </vt:variant>
      <vt:variant>
        <vt:i4>0</vt:i4>
      </vt:variant>
      <vt:variant>
        <vt:i4>5</vt:i4>
      </vt:variant>
      <vt:variant>
        <vt:lpwstr/>
      </vt:variant>
      <vt:variant>
        <vt:lpwstr>_Toc209562176</vt:lpwstr>
      </vt:variant>
      <vt:variant>
        <vt:i4>1507388</vt:i4>
      </vt:variant>
      <vt:variant>
        <vt:i4>152</vt:i4>
      </vt:variant>
      <vt:variant>
        <vt:i4>0</vt:i4>
      </vt:variant>
      <vt:variant>
        <vt:i4>5</vt:i4>
      </vt:variant>
      <vt:variant>
        <vt:lpwstr/>
      </vt:variant>
      <vt:variant>
        <vt:lpwstr>_Toc209562175</vt:lpwstr>
      </vt:variant>
      <vt:variant>
        <vt:i4>1507388</vt:i4>
      </vt:variant>
      <vt:variant>
        <vt:i4>146</vt:i4>
      </vt:variant>
      <vt:variant>
        <vt:i4>0</vt:i4>
      </vt:variant>
      <vt:variant>
        <vt:i4>5</vt:i4>
      </vt:variant>
      <vt:variant>
        <vt:lpwstr/>
      </vt:variant>
      <vt:variant>
        <vt:lpwstr>_Toc209562174</vt:lpwstr>
      </vt:variant>
      <vt:variant>
        <vt:i4>1507388</vt:i4>
      </vt:variant>
      <vt:variant>
        <vt:i4>140</vt:i4>
      </vt:variant>
      <vt:variant>
        <vt:i4>0</vt:i4>
      </vt:variant>
      <vt:variant>
        <vt:i4>5</vt:i4>
      </vt:variant>
      <vt:variant>
        <vt:lpwstr/>
      </vt:variant>
      <vt:variant>
        <vt:lpwstr>_Toc209562173</vt:lpwstr>
      </vt:variant>
      <vt:variant>
        <vt:i4>1507388</vt:i4>
      </vt:variant>
      <vt:variant>
        <vt:i4>134</vt:i4>
      </vt:variant>
      <vt:variant>
        <vt:i4>0</vt:i4>
      </vt:variant>
      <vt:variant>
        <vt:i4>5</vt:i4>
      </vt:variant>
      <vt:variant>
        <vt:lpwstr/>
      </vt:variant>
      <vt:variant>
        <vt:lpwstr>_Toc209562172</vt:lpwstr>
      </vt:variant>
      <vt:variant>
        <vt:i4>1507388</vt:i4>
      </vt:variant>
      <vt:variant>
        <vt:i4>128</vt:i4>
      </vt:variant>
      <vt:variant>
        <vt:i4>0</vt:i4>
      </vt:variant>
      <vt:variant>
        <vt:i4>5</vt:i4>
      </vt:variant>
      <vt:variant>
        <vt:lpwstr/>
      </vt:variant>
      <vt:variant>
        <vt:lpwstr>_Toc209562171</vt:lpwstr>
      </vt:variant>
      <vt:variant>
        <vt:i4>1507388</vt:i4>
      </vt:variant>
      <vt:variant>
        <vt:i4>122</vt:i4>
      </vt:variant>
      <vt:variant>
        <vt:i4>0</vt:i4>
      </vt:variant>
      <vt:variant>
        <vt:i4>5</vt:i4>
      </vt:variant>
      <vt:variant>
        <vt:lpwstr/>
      </vt:variant>
      <vt:variant>
        <vt:lpwstr>_Toc209562170</vt:lpwstr>
      </vt:variant>
      <vt:variant>
        <vt:i4>1441852</vt:i4>
      </vt:variant>
      <vt:variant>
        <vt:i4>116</vt:i4>
      </vt:variant>
      <vt:variant>
        <vt:i4>0</vt:i4>
      </vt:variant>
      <vt:variant>
        <vt:i4>5</vt:i4>
      </vt:variant>
      <vt:variant>
        <vt:lpwstr/>
      </vt:variant>
      <vt:variant>
        <vt:lpwstr>_Toc209562169</vt:lpwstr>
      </vt:variant>
      <vt:variant>
        <vt:i4>1441852</vt:i4>
      </vt:variant>
      <vt:variant>
        <vt:i4>110</vt:i4>
      </vt:variant>
      <vt:variant>
        <vt:i4>0</vt:i4>
      </vt:variant>
      <vt:variant>
        <vt:i4>5</vt:i4>
      </vt:variant>
      <vt:variant>
        <vt:lpwstr/>
      </vt:variant>
      <vt:variant>
        <vt:lpwstr>_Toc209562168</vt:lpwstr>
      </vt:variant>
      <vt:variant>
        <vt:i4>1441852</vt:i4>
      </vt:variant>
      <vt:variant>
        <vt:i4>104</vt:i4>
      </vt:variant>
      <vt:variant>
        <vt:i4>0</vt:i4>
      </vt:variant>
      <vt:variant>
        <vt:i4>5</vt:i4>
      </vt:variant>
      <vt:variant>
        <vt:lpwstr/>
      </vt:variant>
      <vt:variant>
        <vt:lpwstr>_Toc209562167</vt:lpwstr>
      </vt:variant>
      <vt:variant>
        <vt:i4>1441852</vt:i4>
      </vt:variant>
      <vt:variant>
        <vt:i4>98</vt:i4>
      </vt:variant>
      <vt:variant>
        <vt:i4>0</vt:i4>
      </vt:variant>
      <vt:variant>
        <vt:i4>5</vt:i4>
      </vt:variant>
      <vt:variant>
        <vt:lpwstr/>
      </vt:variant>
      <vt:variant>
        <vt:lpwstr>_Toc209562166</vt:lpwstr>
      </vt:variant>
      <vt:variant>
        <vt:i4>1441852</vt:i4>
      </vt:variant>
      <vt:variant>
        <vt:i4>92</vt:i4>
      </vt:variant>
      <vt:variant>
        <vt:i4>0</vt:i4>
      </vt:variant>
      <vt:variant>
        <vt:i4>5</vt:i4>
      </vt:variant>
      <vt:variant>
        <vt:lpwstr/>
      </vt:variant>
      <vt:variant>
        <vt:lpwstr>_Toc209562165</vt:lpwstr>
      </vt:variant>
      <vt:variant>
        <vt:i4>1441852</vt:i4>
      </vt:variant>
      <vt:variant>
        <vt:i4>86</vt:i4>
      </vt:variant>
      <vt:variant>
        <vt:i4>0</vt:i4>
      </vt:variant>
      <vt:variant>
        <vt:i4>5</vt:i4>
      </vt:variant>
      <vt:variant>
        <vt:lpwstr/>
      </vt:variant>
      <vt:variant>
        <vt:lpwstr>_Toc209562164</vt:lpwstr>
      </vt:variant>
      <vt:variant>
        <vt:i4>1441852</vt:i4>
      </vt:variant>
      <vt:variant>
        <vt:i4>80</vt:i4>
      </vt:variant>
      <vt:variant>
        <vt:i4>0</vt:i4>
      </vt:variant>
      <vt:variant>
        <vt:i4>5</vt:i4>
      </vt:variant>
      <vt:variant>
        <vt:lpwstr/>
      </vt:variant>
      <vt:variant>
        <vt:lpwstr>_Toc209562163</vt:lpwstr>
      </vt:variant>
      <vt:variant>
        <vt:i4>1441852</vt:i4>
      </vt:variant>
      <vt:variant>
        <vt:i4>74</vt:i4>
      </vt:variant>
      <vt:variant>
        <vt:i4>0</vt:i4>
      </vt:variant>
      <vt:variant>
        <vt:i4>5</vt:i4>
      </vt:variant>
      <vt:variant>
        <vt:lpwstr/>
      </vt:variant>
      <vt:variant>
        <vt:lpwstr>_Toc209562162</vt:lpwstr>
      </vt:variant>
      <vt:variant>
        <vt:i4>1441852</vt:i4>
      </vt:variant>
      <vt:variant>
        <vt:i4>68</vt:i4>
      </vt:variant>
      <vt:variant>
        <vt:i4>0</vt:i4>
      </vt:variant>
      <vt:variant>
        <vt:i4>5</vt:i4>
      </vt:variant>
      <vt:variant>
        <vt:lpwstr/>
      </vt:variant>
      <vt:variant>
        <vt:lpwstr>_Toc209562161</vt:lpwstr>
      </vt:variant>
      <vt:variant>
        <vt:i4>1441852</vt:i4>
      </vt:variant>
      <vt:variant>
        <vt:i4>62</vt:i4>
      </vt:variant>
      <vt:variant>
        <vt:i4>0</vt:i4>
      </vt:variant>
      <vt:variant>
        <vt:i4>5</vt:i4>
      </vt:variant>
      <vt:variant>
        <vt:lpwstr/>
      </vt:variant>
      <vt:variant>
        <vt:lpwstr>_Toc209562160</vt:lpwstr>
      </vt:variant>
      <vt:variant>
        <vt:i4>1376316</vt:i4>
      </vt:variant>
      <vt:variant>
        <vt:i4>56</vt:i4>
      </vt:variant>
      <vt:variant>
        <vt:i4>0</vt:i4>
      </vt:variant>
      <vt:variant>
        <vt:i4>5</vt:i4>
      </vt:variant>
      <vt:variant>
        <vt:lpwstr/>
      </vt:variant>
      <vt:variant>
        <vt:lpwstr>_Toc209562159</vt:lpwstr>
      </vt:variant>
      <vt:variant>
        <vt:i4>1376316</vt:i4>
      </vt:variant>
      <vt:variant>
        <vt:i4>50</vt:i4>
      </vt:variant>
      <vt:variant>
        <vt:i4>0</vt:i4>
      </vt:variant>
      <vt:variant>
        <vt:i4>5</vt:i4>
      </vt:variant>
      <vt:variant>
        <vt:lpwstr/>
      </vt:variant>
      <vt:variant>
        <vt:lpwstr>_Toc209562158</vt:lpwstr>
      </vt:variant>
      <vt:variant>
        <vt:i4>1376316</vt:i4>
      </vt:variant>
      <vt:variant>
        <vt:i4>44</vt:i4>
      </vt:variant>
      <vt:variant>
        <vt:i4>0</vt:i4>
      </vt:variant>
      <vt:variant>
        <vt:i4>5</vt:i4>
      </vt:variant>
      <vt:variant>
        <vt:lpwstr/>
      </vt:variant>
      <vt:variant>
        <vt:lpwstr>_Toc209562157</vt:lpwstr>
      </vt:variant>
      <vt:variant>
        <vt:i4>1376316</vt:i4>
      </vt:variant>
      <vt:variant>
        <vt:i4>38</vt:i4>
      </vt:variant>
      <vt:variant>
        <vt:i4>0</vt:i4>
      </vt:variant>
      <vt:variant>
        <vt:i4>5</vt:i4>
      </vt:variant>
      <vt:variant>
        <vt:lpwstr/>
      </vt:variant>
      <vt:variant>
        <vt:lpwstr>_Toc209562156</vt:lpwstr>
      </vt:variant>
      <vt:variant>
        <vt:i4>1376316</vt:i4>
      </vt:variant>
      <vt:variant>
        <vt:i4>32</vt:i4>
      </vt:variant>
      <vt:variant>
        <vt:i4>0</vt:i4>
      </vt:variant>
      <vt:variant>
        <vt:i4>5</vt:i4>
      </vt:variant>
      <vt:variant>
        <vt:lpwstr/>
      </vt:variant>
      <vt:variant>
        <vt:lpwstr>_Toc209562155</vt:lpwstr>
      </vt:variant>
      <vt:variant>
        <vt:i4>1376316</vt:i4>
      </vt:variant>
      <vt:variant>
        <vt:i4>26</vt:i4>
      </vt:variant>
      <vt:variant>
        <vt:i4>0</vt:i4>
      </vt:variant>
      <vt:variant>
        <vt:i4>5</vt:i4>
      </vt:variant>
      <vt:variant>
        <vt:lpwstr/>
      </vt:variant>
      <vt:variant>
        <vt:lpwstr>_Toc209562154</vt:lpwstr>
      </vt:variant>
      <vt:variant>
        <vt:i4>1376316</vt:i4>
      </vt:variant>
      <vt:variant>
        <vt:i4>20</vt:i4>
      </vt:variant>
      <vt:variant>
        <vt:i4>0</vt:i4>
      </vt:variant>
      <vt:variant>
        <vt:i4>5</vt:i4>
      </vt:variant>
      <vt:variant>
        <vt:lpwstr/>
      </vt:variant>
      <vt:variant>
        <vt:lpwstr>_Toc209562153</vt:lpwstr>
      </vt:variant>
      <vt:variant>
        <vt:i4>1376316</vt:i4>
      </vt:variant>
      <vt:variant>
        <vt:i4>14</vt:i4>
      </vt:variant>
      <vt:variant>
        <vt:i4>0</vt:i4>
      </vt:variant>
      <vt:variant>
        <vt:i4>5</vt:i4>
      </vt:variant>
      <vt:variant>
        <vt:lpwstr/>
      </vt:variant>
      <vt:variant>
        <vt:lpwstr>_Toc209562152</vt:lpwstr>
      </vt:variant>
      <vt:variant>
        <vt:i4>1376316</vt:i4>
      </vt:variant>
      <vt:variant>
        <vt:i4>8</vt:i4>
      </vt:variant>
      <vt:variant>
        <vt:i4>0</vt:i4>
      </vt:variant>
      <vt:variant>
        <vt:i4>5</vt:i4>
      </vt:variant>
      <vt:variant>
        <vt:lpwstr/>
      </vt:variant>
      <vt:variant>
        <vt:lpwstr>_Toc209562151</vt:lpwstr>
      </vt:variant>
      <vt:variant>
        <vt:i4>1376316</vt:i4>
      </vt:variant>
      <vt:variant>
        <vt:i4>2</vt:i4>
      </vt:variant>
      <vt:variant>
        <vt:i4>0</vt:i4>
      </vt:variant>
      <vt:variant>
        <vt:i4>5</vt:i4>
      </vt:variant>
      <vt:variant>
        <vt:lpwstr/>
      </vt:variant>
      <vt:variant>
        <vt:lpwstr>_Toc209562150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Tuser</dc:creator>
  <cp:keywords/>
  <cp:lastModifiedBy>Quoc Doan Huu</cp:lastModifiedBy>
  <cp:revision>275</cp:revision>
  <cp:lastPrinted>2025-04-30T23:21:00Z</cp:lastPrinted>
  <dcterms:created xsi:type="dcterms:W3CDTF">2025-09-23T12:57:00Z</dcterms:created>
  <dcterms:modified xsi:type="dcterms:W3CDTF">2025-10-01T13:23:00Z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#eedc00,12,Calibri</vt:lpwstr>
  </property>
  <property fmtid="{D5CDD505-2E9C-101B-9397-08002B2CF9AE}" pid="4" name="ClassificationContentMarkingHeaderText">
    <vt:lpwstr>RMIT Classification: Trusted</vt:lpwstr>
  </property>
  <property fmtid="{D5CDD505-2E9C-101B-9397-08002B2CF9AE}" pid="5" name="MSIP_Label_8c3d088b-6243-4963-a2e2-8b321ab7f8fc_Enabled">
    <vt:lpwstr>true</vt:lpwstr>
  </property>
  <property fmtid="{D5CDD505-2E9C-101B-9397-08002B2CF9AE}" pid="6" name="MSIP_Label_8c3d088b-6243-4963-a2e2-8b321ab7f8fc_SetDate">
    <vt:lpwstr>2022-04-15T06:24:24Z</vt:lpwstr>
  </property>
  <property fmtid="{D5CDD505-2E9C-101B-9397-08002B2CF9AE}" pid="7" name="MSIP_Label_8c3d088b-6243-4963-a2e2-8b321ab7f8fc_Method">
    <vt:lpwstr>Privileged</vt:lpwstr>
  </property>
  <property fmtid="{D5CDD505-2E9C-101B-9397-08002B2CF9AE}" pid="8" name="MSIP_Label_8c3d088b-6243-4963-a2e2-8b321ab7f8fc_Name">
    <vt:lpwstr>Trusted</vt:lpwstr>
  </property>
  <property fmtid="{D5CDD505-2E9C-101B-9397-08002B2CF9AE}" pid="9" name="MSIP_Label_8c3d088b-6243-4963-a2e2-8b321ab7f8fc_SiteId">
    <vt:lpwstr>d1323671-cdbe-4417-b4d4-bdb24b51316b</vt:lpwstr>
  </property>
  <property fmtid="{D5CDD505-2E9C-101B-9397-08002B2CF9AE}" pid="10" name="MSIP_Label_8c3d088b-6243-4963-a2e2-8b321ab7f8fc_ActionId">
    <vt:lpwstr>ebf07dec-601c-4b0f-82e2-c6004f1612dc</vt:lpwstr>
  </property>
  <property fmtid="{D5CDD505-2E9C-101B-9397-08002B2CF9AE}" pid="11" name="MSIP_Label_8c3d088b-6243-4963-a2e2-8b321ab7f8fc_ContentBits">
    <vt:lpwstr>1</vt:lpwstr>
  </property>
  <property fmtid="{D5CDD505-2E9C-101B-9397-08002B2CF9AE}" pid="12" name="ContentTypeId">
    <vt:lpwstr>0x0101006F9B08872D91064CB0DB0BE47483F1FF</vt:lpwstr>
  </property>
  <property fmtid="{D5CDD505-2E9C-101B-9397-08002B2CF9AE}" pid="13" name="KSOProductBuildVer">
    <vt:lpwstr>1033-11.1.0.11719</vt:lpwstr>
  </property>
</Properties>
</file>